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spacing w:after="0" w:afterAutospacing="0"/>
        <w:ind w:left="720" w:hanging="360"/>
        <w:rPr>
          <w:b w:val="1"/>
          <w:bCs w:val="1"/>
        </w:rPr>
      </w:pPr>
      <w:bookmarkStart w:colFirst="0" w:colLast="0" w:name="_jb9aid1wl0l" w:id="0"/>
      <w:bookmarkEnd w:id="0"/>
      <w:r>
        <w:rPr>
          <w:b w:val="1"/>
          <w:bCs w:val="1"/>
          <w:rtl w:val="0"/>
        </w:rPr>
        <w:t xml:space="preserve">Overview</w:t>
      </w:r>
    </w:p>
    <w:p w:rsidR="00000000" w:rsidDel="00000000" w:rsidP="00000000" w:rsidRDefault="00000000" w:rsidRPr="00000000" w14:paraId="00000002">
      <w:pPr>
        <w:numPr>
          <w:ilvl w:val="1"/>
          <w:numId w:val="2"/>
        </w:numPr>
        <w:spacing w:after="0" w:afterAutospacing="0"/>
        <w:ind w:left="1440" w:hanging="360"/>
      </w:pPr>
      <w:r>
        <w:rPr>
          <w:rtl w:val="0"/>
        </w:rPr>
        <w:t xml:space="preserve">What kind of game is it?</w:t>
      </w:r>
    </w:p>
    <w:p w:rsidR="00000000" w:rsidDel="00000000" w:rsidP="00000000" w:rsidRDefault="00000000" w:rsidRPr="00000000" w14:paraId="00000003">
      <w:pPr>
        <w:pStyle w:val="Heading1"/>
        <w:numPr>
          <w:ilvl w:val="0"/>
          <w:numId w:val="2"/>
        </w:numPr>
        <w:spacing w:before="0" w:beforeAutospacing="0"/>
        <w:ind w:left="720" w:hanging="360"/>
        <w:rPr>
          <w:b w:val="1"/>
          <w:bCs w:val="1"/>
        </w:rPr>
      </w:pPr>
      <w:bookmarkStart w:colFirst="0" w:colLast="0" w:name="_81vngc34a9gy" w:id="1"/>
      <w:bookmarkEnd w:id="1"/>
      <w:r>
        <w:rPr>
          <w:b w:val="1"/>
          <w:bCs w:val="1"/>
          <w:rtl w:val="0"/>
        </w:rPr>
        <w:t xml:space="preserve">Game Fantasy</w:t>
      </w:r>
    </w:p>
    <w:p w:rsidR="00000000" w:rsidDel="00000000" w:rsidP="00000000" w:rsidRDefault="00000000" w:rsidRPr="00000000" w14:paraId="00000004">
      <w:pPr>
        <w:ind w:left="0" w:firstLine="720"/>
        <w:rPr>
          <w:b w:val="1"/>
          <w:bCs w:val="1"/>
        </w:rPr>
      </w:pPr>
      <w:r>
        <w:rPr>
          <w:rtl w:val="0"/>
        </w:rPr>
        <w:t xml:space="preserve">The game is a sci-fi construction, automation, and defense experience in which the player establishes industrial operations on hostile worlds. The player gathers resources, builds modular bases and vehicles, automates production chains, distributes power and materials through networks, and defends infrastructure while expanding into more dangerous territory.</w:t>
      </w:r>
    </w:p>
    <w:p w:rsidR="00000000" w:rsidDel="00000000" w:rsidP="00000000" w:rsidRDefault="00000000" w:rsidRPr="00000000" w14:paraId="00000005">
      <w:pPr>
        <w:spacing w:after="240" w:before="240" w:lineRule="auto"/>
        <w:rPr/>
      </w:pPr>
      <w:r>
        <w:rPr>
          <w:rtl w:val="0"/>
        </w:rPr>
        <w:t xml:space="preserve">A slightly more gameplay-focused version:</w:t>
      </w:r>
    </w:p>
    <w:p w:rsidR="00000000" w:rsidDel="00000000" w:rsidP="00000000" w:rsidRDefault="00000000" w:rsidRPr="00000000" w14:paraId="00000006">
      <w:pPr>
        <w:spacing w:after="240" w:before="240" w:lineRule="auto"/>
        <w:rPr>
          <w:b w:val="1"/>
          <w:bCs w:val="1"/>
        </w:rPr>
      </w:pPr>
      <w:r>
        <w:rPr>
          <w:b w:val="1"/>
          <w:bCs w:val="1"/>
          <w:rtl w:val="0"/>
        </w:rPr>
        <w:t xml:space="preserve">The player scavenges and extracts resources, builds modular structures on a grid, creates automated factories and powered infrastructure, designs vehicles for transport and combat, and defends their growing operation against hostile creatures or factions.</w:t>
      </w:r>
    </w:p>
    <w:p w:rsidR="00000000" w:rsidDel="00000000" w:rsidP="00000000" w:rsidRDefault="00000000" w:rsidRPr="00000000" w14:paraId="00000007">
      <w:pPr>
        <w:spacing w:after="240" w:before="240" w:lineRule="auto"/>
        <w:rPr/>
      </w:pPr>
      <w:r>
        <w:rPr>
          <w:rtl w:val="0"/>
        </w:rPr>
        <w:t xml:space="preserve">From that, your main fantasy pillars are:</w:t>
      </w:r>
    </w:p>
    <w:p w:rsidR="00000000" w:rsidDel="00000000" w:rsidP="00000000" w:rsidRDefault="00000000" w:rsidRPr="00000000" w14:paraId="00000008">
      <w:pPr>
        <w:numPr>
          <w:ilvl w:val="0"/>
          <w:numId w:val="5"/>
        </w:numPr>
        <w:spacing w:after="0" w:afterAutospacing="0" w:before="240" w:lineRule="auto"/>
        <w:ind w:left="720" w:hanging="360"/>
      </w:pPr>
      <w:r>
        <w:rPr>
          <w:b w:val="1"/>
          <w:bCs w:val="1"/>
          <w:rtl w:val="0"/>
        </w:rPr>
        <w:t xml:space="preserve">Engineer</w:t>
      </w:r>
      <w:r>
        <w:rPr>
          <w:rtl w:val="0"/>
        </w:rPr>
        <w:t xml:space="preserve"> — design machines, bases, and vehicles block-by-block</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Pr>
          <w:b w:val="1"/>
          <w:bCs w:val="1"/>
          <w:rtl w:val="0"/>
        </w:rPr>
        <w:t xml:space="preserve">Industrialist</w:t>
      </w:r>
      <w:r>
        <w:rPr>
          <w:rtl w:val="0"/>
        </w:rPr>
        <w:t xml:space="preserve"> — automate mining, power, logistics, and production</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Pr>
          <w:b w:val="1"/>
          <w:bCs w:val="1"/>
          <w:rtl w:val="0"/>
        </w:rPr>
        <w:t xml:space="preserve">Survivor/Defender</w:t>
      </w:r>
      <w:r>
        <w:rPr>
          <w:rtl w:val="0"/>
        </w:rPr>
        <w:t xml:space="preserve"> — protect infrastructure from threats</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Pr>
          <w:b w:val="1"/>
          <w:bCs w:val="1"/>
          <w:rtl w:val="0"/>
        </w:rPr>
        <w:t xml:space="preserve">Explorer/Expander</w:t>
      </w:r>
      <w:r>
        <w:rPr>
          <w:rtl w:val="0"/>
        </w:rPr>
        <w:t xml:space="preserve"> — push outward into new terrain, resources, and dangers</w:t>
        <w:br w:type="textWrapping"/>
      </w:r>
    </w:p>
    <w:p w:rsidR="00000000" w:rsidDel="00000000" w:rsidP="00000000" w:rsidRDefault="00000000" w:rsidRPr="00000000" w14:paraId="0000000C">
      <w:pPr>
        <w:spacing w:after="240" w:before="240" w:lineRule="auto"/>
        <w:rPr/>
      </w:pPr>
      <w:r>
        <w:rPr>
          <w:rtl w:val="0"/>
        </w:rPr>
        <w:t xml:space="preserve">That gives the project a clear identity:</w:t>
        <w:br w:type="textWrapping"/>
        <w:t xml:space="preserve"> it is </w:t>
      </w:r>
      <w:r>
        <w:rPr>
          <w:b w:val="1"/>
          <w:bCs w:val="1"/>
          <w:rtl w:val="0"/>
        </w:rPr>
        <w:t xml:space="preserve">not just a vehicle builder</w:t>
      </w:r>
      <w:r>
        <w:rPr>
          <w:rtl w:val="0"/>
        </w:rPr>
        <w:t xml:space="preserve">, and it is </w:t>
      </w:r>
      <w:r>
        <w:rPr>
          <w:b w:val="1"/>
          <w:bCs w:val="1"/>
          <w:rtl w:val="0"/>
        </w:rPr>
        <w:t xml:space="preserve">not just a factory game</w:t>
      </w:r>
      <w:r>
        <w:rPr>
          <w:rtl w:val="0"/>
        </w:rPr>
        <w:t xml:space="preserve">.</w:t>
        <w:br w:type="textWrapping"/>
        <w:t xml:space="preserve"> It is the combination of </w:t>
      </w:r>
      <w:r>
        <w:rPr>
          <w:b w:val="1"/>
          <w:bCs w:val="1"/>
          <w:rtl w:val="0"/>
        </w:rPr>
        <w:t xml:space="preserve">modular construction + automation + defense + planetary expansion</w:t>
      </w:r>
      <w:r>
        <w:rPr>
          <w:rtl w:val="0"/>
        </w:rPr>
        <w:t xml:space="preserve">.</w:t>
      </w:r>
    </w:p>
    <w:p w:rsidR="00000000" w:rsidDel="00000000" w:rsidP="00000000" w:rsidRDefault="00000000" w:rsidRPr="00000000" w14:paraId="0000000D">
      <w:pPr>
        <w:pStyle w:val="Heading1"/>
        <w:numPr>
          <w:ilvl w:val="0"/>
          <w:numId w:val="2"/>
        </w:numPr>
        <w:ind w:left="720" w:hanging="360"/>
        <w:rPr>
          <w:b w:val="1"/>
          <w:bCs w:val="1"/>
        </w:rPr>
      </w:pPr>
      <w:bookmarkStart w:colFirst="0" w:colLast="0" w:name="_8ktfhmco2lg2" w:id="2"/>
      <w:bookmarkEnd w:id="2"/>
      <w:r>
        <w:rPr>
          <w:b w:val="1"/>
          <w:bCs w:val="1"/>
          <w:rtl w:val="0"/>
        </w:rPr>
        <w:t xml:space="preserve">Scope</w:t>
      </w:r>
    </w:p>
    <w:p w:rsidR="00000000" w:rsidDel="00000000" w:rsidP="00000000" w:rsidRDefault="00000000" w:rsidRPr="00000000" w14:paraId="0000000E">
      <w:pPr>
        <w:spacing w:after="240" w:before="240" w:lineRule="auto"/>
        <w:ind w:firstLine="720"/>
        <w:rPr/>
      </w:pPr>
      <w:r>
        <w:rPr>
          <w:rtl w:val="0"/>
        </w:rPr>
        <w:t xml:space="preserve">The initial version of the game will focus on proving the core loop through a limited but complete feature set: modular grid building, base construction, power distribution, basic logistics, automated production, simple enemy threats, and progression. Features such as multiplayer, advanced vehicle classes, large-scale world simulation, and highly complex destruction are outside the scope of the first version.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dpa1zfukbg0" w:id="3"/>
      <w:bookmarkEnd w:id="3"/>
      <w:r>
        <w:rPr>
          <w:b w:val="1"/>
          <w:bCs w:val="1"/>
          <w:color w:val="000000"/>
          <w:sz w:val="26"/>
          <w:szCs w:val="26"/>
          <w:rtl w:val="0"/>
        </w:rPr>
        <w:t xml:space="preserve">V1 scope</w:t>
      </w:r>
    </w:p>
    <w:p w:rsidR="00000000" w:rsidDel="00000000" w:rsidP="00000000" w:rsidRDefault="00000000" w:rsidRPr="00000000" w14:paraId="00000010">
      <w:pPr>
        <w:spacing w:after="240" w:before="240" w:lineRule="auto"/>
        <w:rPr/>
      </w:pPr>
      <w:r>
        <w:rPr>
          <w:rtl w:val="0"/>
        </w:rPr>
        <w:t xml:space="preserve">A realistic V1 could be:</w:t>
      </w:r>
    </w:p>
    <w:p w:rsidR="00000000" w:rsidDel="00000000" w:rsidP="00000000" w:rsidRDefault="00000000" w:rsidRPr="00000000" w14:paraId="00000011">
      <w:pPr>
        <w:numPr>
          <w:ilvl w:val="0"/>
          <w:numId w:val="1"/>
        </w:numPr>
        <w:spacing w:after="0" w:afterAutospacing="0" w:before="240" w:lineRule="auto"/>
        <w:ind w:left="720" w:hanging="360"/>
      </w:pPr>
      <w:r>
        <w:rPr>
          <w:rtl w:val="0"/>
        </w:rPr>
        <w:t xml:space="preserve">one planet or one map</w:t>
      </w:r>
    </w:p>
    <w:p w:rsidR="00000000" w:rsidDel="00000000" w:rsidP="00000000" w:rsidRDefault="00000000" w:rsidRPr="00000000" w14:paraId="00000012">
      <w:pPr>
        <w:numPr>
          <w:ilvl w:val="0"/>
          <w:numId w:val="1"/>
        </w:numPr>
        <w:spacing w:after="0" w:afterAutospacing="0" w:before="0" w:beforeAutospacing="0" w:lineRule="auto"/>
        <w:ind w:left="720" w:hanging="360"/>
      </w:pPr>
      <w:r>
        <w:rPr>
          <w:rtl w:val="0"/>
        </w:rPr>
        <w:t xml:space="preserve">one player</w:t>
      </w:r>
    </w:p>
    <w:p w:rsidR="00000000" w:rsidDel="00000000" w:rsidP="00000000" w:rsidRDefault="00000000" w:rsidRPr="00000000" w14:paraId="00000013">
      <w:pPr>
        <w:numPr>
          <w:ilvl w:val="0"/>
          <w:numId w:val="1"/>
        </w:numPr>
        <w:spacing w:after="0" w:afterAutospacing="0" w:before="0" w:beforeAutospacing="0" w:lineRule="auto"/>
        <w:ind w:left="720" w:hanging="360"/>
      </w:pPr>
      <w:r>
        <w:rPr>
          <w:rtl w:val="0"/>
        </w:rPr>
        <w:t xml:space="preserve">grid-based base building</w:t>
      </w:r>
    </w:p>
    <w:p w:rsidR="00000000" w:rsidDel="00000000" w:rsidP="00000000" w:rsidRDefault="00000000" w:rsidRPr="00000000" w14:paraId="00000014">
      <w:pPr>
        <w:numPr>
          <w:ilvl w:val="0"/>
          <w:numId w:val="1"/>
        </w:numPr>
        <w:spacing w:after="0" w:afterAutospacing="0" w:before="0" w:beforeAutospacing="0" w:lineRule="auto"/>
        <w:ind w:left="720" w:hanging="360"/>
      </w:pPr>
      <w:r>
        <w:rPr>
          <w:rtl w:val="0"/>
        </w:rPr>
        <w:t xml:space="preserve">static constructs first</w:t>
      </w:r>
    </w:p>
    <w:p w:rsidR="00000000" w:rsidDel="00000000" w:rsidP="00000000" w:rsidRDefault="00000000" w:rsidRPr="00000000" w14:paraId="00000015">
      <w:pPr>
        <w:numPr>
          <w:ilvl w:val="0"/>
          <w:numId w:val="1"/>
        </w:numPr>
        <w:spacing w:after="0" w:afterAutospacing="0" w:before="0" w:beforeAutospacing="0" w:lineRule="auto"/>
        <w:ind w:left="720" w:hanging="360"/>
      </w:pPr>
      <w:r>
        <w:rPr>
          <w:rtl w:val="0"/>
        </w:rPr>
        <w:t xml:space="preserve">simple movable vehicle construct later or limited prototype</w:t>
      </w:r>
    </w:p>
    <w:p w:rsidR="00000000" w:rsidDel="00000000" w:rsidP="00000000" w:rsidRDefault="00000000" w:rsidRPr="00000000" w14:paraId="00000016">
      <w:pPr>
        <w:numPr>
          <w:ilvl w:val="0"/>
          <w:numId w:val="1"/>
        </w:numPr>
        <w:spacing w:after="0" w:afterAutospacing="0" w:before="0" w:beforeAutospacing="0" w:lineRule="auto"/>
        <w:ind w:left="720" w:hanging="360"/>
      </w:pPr>
      <w:r>
        <w:rPr>
          <w:rtl w:val="0"/>
        </w:rPr>
        <w:t xml:space="preserve">a small set of blocks</w:t>
      </w:r>
    </w:p>
    <w:p w:rsidR="00000000" w:rsidDel="00000000" w:rsidP="00000000" w:rsidRDefault="00000000" w:rsidRPr="00000000" w14:paraId="00000017">
      <w:pPr>
        <w:numPr>
          <w:ilvl w:val="0"/>
          <w:numId w:val="1"/>
        </w:numPr>
        <w:spacing w:after="0" w:afterAutospacing="0" w:before="0" w:beforeAutospacing="0" w:lineRule="auto"/>
        <w:ind w:left="720" w:hanging="360"/>
      </w:pPr>
      <w:r>
        <w:rPr>
          <w:rtl w:val="0"/>
        </w:rPr>
        <w:t xml:space="preserve">basic power network</w:t>
      </w:r>
    </w:p>
    <w:p w:rsidR="00000000" w:rsidDel="00000000" w:rsidP="00000000" w:rsidRDefault="00000000" w:rsidRPr="00000000" w14:paraId="00000018">
      <w:pPr>
        <w:numPr>
          <w:ilvl w:val="0"/>
          <w:numId w:val="1"/>
        </w:numPr>
        <w:spacing w:after="0" w:afterAutospacing="0" w:before="0" w:beforeAutospacing="0" w:lineRule="auto"/>
        <w:ind w:left="720" w:hanging="360"/>
      </w:pPr>
      <w:r>
        <w:rPr>
          <w:rtl w:val="0"/>
        </w:rPr>
        <w:t xml:space="preserve">basic logistics</w:t>
      </w:r>
    </w:p>
    <w:p w:rsidR="00000000" w:rsidDel="00000000" w:rsidP="00000000" w:rsidRDefault="00000000" w:rsidRPr="00000000" w14:paraId="00000019">
      <w:pPr>
        <w:numPr>
          <w:ilvl w:val="0"/>
          <w:numId w:val="1"/>
        </w:numPr>
        <w:spacing w:after="0" w:afterAutospacing="0" w:before="0" w:beforeAutospacing="0" w:lineRule="auto"/>
        <w:ind w:left="720" w:hanging="360"/>
      </w:pPr>
      <w:r>
        <w:rPr>
          <w:rtl w:val="0"/>
        </w:rPr>
        <w:t xml:space="preserve">simple production chain</w:t>
      </w:r>
    </w:p>
    <w:p w:rsidR="00000000" w:rsidDel="00000000" w:rsidP="00000000" w:rsidRDefault="00000000" w:rsidRPr="00000000" w14:paraId="0000001A">
      <w:pPr>
        <w:numPr>
          <w:ilvl w:val="0"/>
          <w:numId w:val="1"/>
        </w:numPr>
        <w:spacing w:after="0" w:afterAutospacing="0" w:before="0" w:beforeAutospacing="0" w:lineRule="auto"/>
        <w:ind w:left="720" w:hanging="360"/>
      </w:pPr>
      <w:r>
        <w:rPr>
          <w:rtl w:val="0"/>
        </w:rPr>
        <w:t xml:space="preserve">simple enemies</w:t>
      </w:r>
    </w:p>
    <w:p w:rsidR="00000000" w:rsidDel="00000000" w:rsidP="00000000" w:rsidRDefault="00000000" w:rsidRPr="00000000" w14:paraId="0000001B">
      <w:pPr>
        <w:numPr>
          <w:ilvl w:val="0"/>
          <w:numId w:val="1"/>
        </w:numPr>
        <w:spacing w:after="0" w:afterAutospacing="0" w:before="0" w:beforeAutospacing="0" w:lineRule="auto"/>
        <w:ind w:left="720" w:hanging="360"/>
      </w:pPr>
      <w:r>
        <w:rPr>
          <w:rtl w:val="0"/>
        </w:rPr>
        <w:t xml:space="preserve">basic defense</w:t>
      </w:r>
    </w:p>
    <w:p w:rsidR="00000000" w:rsidDel="00000000" w:rsidP="00000000" w:rsidRDefault="00000000" w:rsidRPr="00000000" w14:paraId="0000001C">
      <w:pPr>
        <w:numPr>
          <w:ilvl w:val="0"/>
          <w:numId w:val="1"/>
        </w:numPr>
        <w:spacing w:after="0" w:afterAutospacing="0" w:before="0" w:beforeAutospacing="0" w:lineRule="auto"/>
        <w:ind w:left="720" w:hanging="360"/>
      </w:pPr>
      <w:r>
        <w:rPr>
          <w:rtl w:val="0"/>
        </w:rPr>
        <w:t xml:space="preserve">saving/loading</w:t>
      </w:r>
    </w:p>
    <w:p w:rsidR="00000000" w:rsidDel="00000000" w:rsidP="00000000" w:rsidRDefault="00000000" w:rsidRPr="00000000" w14:paraId="0000001D">
      <w:pPr>
        <w:numPr>
          <w:ilvl w:val="0"/>
          <w:numId w:val="1"/>
        </w:numPr>
        <w:spacing w:after="240" w:before="0" w:beforeAutospacing="0" w:lineRule="auto"/>
        <w:ind w:left="720" w:hanging="360"/>
      </w:pPr>
      <w:r>
        <w:rPr>
          <w:rtl w:val="0"/>
        </w:rPr>
        <w:t xml:space="preserve">enough progression to demonstrate expansion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t0pd8f6iowj" w:id="4"/>
      <w:bookmarkEnd w:id="4"/>
      <w:r>
        <w:rPr>
          <w:b w:val="1"/>
          <w:bCs w:val="1"/>
          <w:color w:val="000000"/>
          <w:sz w:val="26"/>
          <w:szCs w:val="26"/>
          <w:rtl w:val="0"/>
        </w:rPr>
        <w:t xml:space="preserve">Out of scope for V1</w:t>
      </w:r>
    </w:p>
    <w:p w:rsidR="00000000" w:rsidDel="00000000" w:rsidP="00000000" w:rsidRDefault="00000000" w:rsidRPr="00000000" w14:paraId="0000001F">
      <w:pPr>
        <w:spacing w:after="240" w:before="240" w:lineRule="auto"/>
        <w:rPr/>
      </w:pPr>
      <w:r>
        <w:rPr>
          <w:rtl w:val="0"/>
        </w:rPr>
        <w:t xml:space="preserve">These are things you deliberately postpone:</w:t>
      </w:r>
    </w:p>
    <w:p w:rsidR="00000000" w:rsidDel="00000000" w:rsidP="00000000" w:rsidRDefault="00000000" w:rsidRPr="00000000" w14:paraId="00000020">
      <w:pPr>
        <w:numPr>
          <w:ilvl w:val="0"/>
          <w:numId w:val="19"/>
        </w:numPr>
        <w:spacing w:after="0" w:afterAutospacing="0" w:before="240" w:lineRule="auto"/>
        <w:ind w:left="720" w:hanging="360"/>
      </w:pPr>
      <w:r>
        <w:rPr>
          <w:rtl w:val="0"/>
        </w:rPr>
        <w:t xml:space="preserve">multiplayer</w:t>
      </w:r>
    </w:p>
    <w:p w:rsidR="00000000" w:rsidDel="00000000" w:rsidP="00000000" w:rsidRDefault="00000000" w:rsidRPr="00000000" w14:paraId="00000021">
      <w:pPr>
        <w:numPr>
          <w:ilvl w:val="0"/>
          <w:numId w:val="19"/>
        </w:numPr>
        <w:spacing w:after="0" w:afterAutospacing="0" w:before="0" w:beforeAutospacing="0" w:lineRule="auto"/>
        <w:ind w:left="720" w:hanging="360"/>
      </w:pPr>
      <w:r>
        <w:rPr>
          <w:rtl w:val="0"/>
        </w:rPr>
        <w:t xml:space="preserve">complex aerodynamics</w:t>
      </w:r>
    </w:p>
    <w:p w:rsidR="00000000" w:rsidDel="00000000" w:rsidP="00000000" w:rsidRDefault="00000000" w:rsidRPr="00000000" w14:paraId="00000022">
      <w:pPr>
        <w:numPr>
          <w:ilvl w:val="0"/>
          <w:numId w:val="19"/>
        </w:numPr>
        <w:spacing w:after="0" w:afterAutospacing="0" w:before="0" w:beforeAutospacing="0" w:lineRule="auto"/>
        <w:ind w:left="720" w:hanging="360"/>
      </w:pPr>
      <w:r>
        <w:rPr>
          <w:rtl w:val="0"/>
        </w:rPr>
        <w:t xml:space="preserve">boats/planes/submarines all at once</w:t>
      </w:r>
    </w:p>
    <w:p w:rsidR="00000000" w:rsidDel="00000000" w:rsidP="00000000" w:rsidRDefault="00000000" w:rsidRPr="00000000" w14:paraId="00000023">
      <w:pPr>
        <w:numPr>
          <w:ilvl w:val="0"/>
          <w:numId w:val="19"/>
        </w:numPr>
        <w:spacing w:after="0" w:afterAutospacing="0" w:before="0" w:beforeAutospacing="0" w:lineRule="auto"/>
        <w:ind w:left="720" w:hanging="360"/>
      </w:pPr>
      <w:r>
        <w:rPr>
          <w:rtl w:val="0"/>
        </w:rPr>
        <w:t xml:space="preserve">advanced procedural galaxy-scale world generation</w:t>
      </w:r>
    </w:p>
    <w:p w:rsidR="00000000" w:rsidDel="00000000" w:rsidP="00000000" w:rsidRDefault="00000000" w:rsidRPr="00000000" w14:paraId="00000024">
      <w:pPr>
        <w:numPr>
          <w:ilvl w:val="0"/>
          <w:numId w:val="19"/>
        </w:numPr>
        <w:spacing w:after="0" w:afterAutospacing="0" w:before="0" w:beforeAutospacing="0" w:lineRule="auto"/>
        <w:ind w:left="720" w:hanging="360"/>
      </w:pPr>
      <w:r>
        <w:rPr>
          <w:rtl w:val="0"/>
        </w:rPr>
        <w:t xml:space="preserve">fully simulated physics destruction</w:t>
      </w:r>
    </w:p>
    <w:p w:rsidR="00000000" w:rsidDel="00000000" w:rsidP="00000000" w:rsidRDefault="00000000" w:rsidRPr="00000000" w14:paraId="00000025">
      <w:pPr>
        <w:numPr>
          <w:ilvl w:val="0"/>
          <w:numId w:val="19"/>
        </w:numPr>
        <w:spacing w:after="0" w:afterAutospacing="0" w:before="0" w:beforeAutospacing="0" w:lineRule="auto"/>
        <w:ind w:left="720" w:hanging="360"/>
      </w:pPr>
      <w:r>
        <w:rPr>
          <w:rtl w:val="0"/>
        </w:rPr>
        <w:t xml:space="preserve">NPC colonists/crew AI</w:t>
      </w:r>
    </w:p>
    <w:p w:rsidR="00000000" w:rsidDel="00000000" w:rsidP="00000000" w:rsidRDefault="00000000" w:rsidRPr="00000000" w14:paraId="00000026">
      <w:pPr>
        <w:numPr>
          <w:ilvl w:val="0"/>
          <w:numId w:val="19"/>
        </w:numPr>
        <w:spacing w:after="0" w:afterAutospacing="0" w:before="0" w:beforeAutospacing="0" w:lineRule="auto"/>
        <w:ind w:left="720" w:hanging="360"/>
      </w:pPr>
      <w:r>
        <w:rPr>
          <w:rtl w:val="0"/>
        </w:rPr>
        <w:t xml:space="preserve">complicated faction diplomacy</w:t>
      </w:r>
    </w:p>
    <w:p w:rsidR="00000000" w:rsidDel="00000000" w:rsidP="00000000" w:rsidRDefault="00000000" w:rsidRPr="00000000" w14:paraId="00000027">
      <w:pPr>
        <w:numPr>
          <w:ilvl w:val="0"/>
          <w:numId w:val="19"/>
        </w:numPr>
        <w:spacing w:after="0" w:afterAutospacing="0" w:before="0" w:beforeAutospacing="0" w:lineRule="auto"/>
        <w:ind w:left="720" w:hanging="360"/>
      </w:pPr>
      <w:r>
        <w:rPr>
          <w:rtl w:val="0"/>
        </w:rPr>
        <w:t xml:space="preserve">mod support</w:t>
      </w:r>
    </w:p>
    <w:p w:rsidR="00000000" w:rsidDel="00000000" w:rsidP="00000000" w:rsidRDefault="00000000" w:rsidRPr="00000000" w14:paraId="00000028">
      <w:pPr>
        <w:numPr>
          <w:ilvl w:val="0"/>
          <w:numId w:val="19"/>
        </w:numPr>
        <w:spacing w:after="0" w:afterAutospacing="0" w:before="0" w:beforeAutospacing="0" w:lineRule="auto"/>
        <w:ind w:left="720" w:hanging="360"/>
      </w:pPr>
      <w:r>
        <w:rPr>
          <w:rtl w:val="0"/>
        </w:rPr>
        <w:t xml:space="preserve">huge tech tree</w:t>
      </w:r>
    </w:p>
    <w:p w:rsidR="00000000" w:rsidDel="00000000" w:rsidP="00000000" w:rsidRDefault="00000000" w:rsidRPr="00000000" w14:paraId="00000029">
      <w:pPr>
        <w:numPr>
          <w:ilvl w:val="0"/>
          <w:numId w:val="19"/>
        </w:numPr>
        <w:spacing w:after="0" w:afterAutospacing="0" w:before="0" w:beforeAutospacing="0" w:lineRule="auto"/>
        <w:ind w:left="720" w:hanging="360"/>
      </w:pPr>
      <w:r>
        <w:rPr>
          <w:rtl w:val="0"/>
        </w:rPr>
        <w:t xml:space="preserve">advanced fluid simulation</w:t>
      </w:r>
    </w:p>
    <w:p w:rsidR="00000000" w:rsidDel="00000000" w:rsidP="00000000" w:rsidRDefault="00000000" w:rsidRPr="00000000" w14:paraId="0000002A">
      <w:pPr>
        <w:numPr>
          <w:ilvl w:val="0"/>
          <w:numId w:val="19"/>
        </w:numPr>
        <w:spacing w:after="0" w:afterAutospacing="0" w:before="0" w:beforeAutospacing="0" w:lineRule="auto"/>
        <w:ind w:left="720" w:hanging="360"/>
      </w:pPr>
      <w:r>
        <w:rPr>
          <w:rtl w:val="0"/>
        </w:rPr>
        <w:t xml:space="preserve">cinematic story campaign</w:t>
      </w:r>
    </w:p>
    <w:p w:rsidR="00000000" w:rsidDel="00000000" w:rsidP="00000000" w:rsidRDefault="00000000" w:rsidRPr="00000000" w14:paraId="0000002B">
      <w:pPr>
        <w:numPr>
          <w:ilvl w:val="0"/>
          <w:numId w:val="19"/>
        </w:numPr>
        <w:spacing w:after="0" w:afterAutospacing="0" w:before="0" w:beforeAutospacing="0" w:lineRule="auto"/>
        <w:ind w:left="720" w:hanging="360"/>
      </w:pPr>
      <w:r>
        <w:rPr>
          <w:rtl w:val="0"/>
        </w:rPr>
        <w:t xml:space="preserve">polished AAA visuals</w:t>
      </w:r>
    </w:p>
    <w:p w:rsidR="00000000" w:rsidDel="00000000" w:rsidP="00000000" w:rsidRDefault="00000000" w:rsidRPr="00000000" w14:paraId="0000002C">
      <w:pPr>
        <w:numPr>
          <w:ilvl w:val="0"/>
          <w:numId w:val="19"/>
        </w:numPr>
        <w:spacing w:after="0" w:afterAutospacing="0" w:before="0" w:beforeAutospacing="0" w:lineRule="auto"/>
        <w:ind w:left="720" w:hanging="360"/>
      </w:pPr>
      <w:r>
        <w:rPr>
          <w:rtl w:val="0"/>
        </w:rPr>
        <w:t xml:space="preserve">fully dynamic construct splitting/merging if too expensive early</w:t>
      </w:r>
    </w:p>
    <w:p w:rsidR="00000000" w:rsidDel="00000000" w:rsidP="00000000" w:rsidRDefault="00000000" w:rsidRPr="00000000" w14:paraId="0000002D">
      <w:pPr>
        <w:numPr>
          <w:ilvl w:val="0"/>
          <w:numId w:val="19"/>
        </w:numPr>
        <w:spacing w:after="240" w:before="0" w:beforeAutospacing="0" w:lineRule="auto"/>
        <w:ind w:left="720" w:hanging="360"/>
      </w:pPr>
      <w:r>
        <w:rPr>
          <w:rtl w:val="0"/>
        </w:rPr>
        <w:t xml:space="preserve">every vehicle class at launch</w:t>
      </w:r>
    </w:p>
    <w:p w:rsidR="00000000" w:rsidDel="00000000" w:rsidP="00000000" w:rsidRDefault="00000000" w:rsidRPr="00000000" w14:paraId="0000002E">
      <w:pPr>
        <w:spacing w:after="240" w:before="240" w:lineRule="auto"/>
        <w:rPr/>
      </w:pPr>
      <w:r>
        <w:rPr>
          <w:rtl w:val="0"/>
        </w:rPr>
        <w:t xml:space="preserve">This matters because your game idea has a lot of natural scope creep.</w:t>
      </w:r>
    </w:p>
    <w:p w:rsidR="00000000" w:rsidDel="00000000" w:rsidP="00000000" w:rsidRDefault="00000000" w:rsidRPr="00000000" w14:paraId="0000002F">
      <w:pPr>
        <w:spacing w:after="240" w:before="240" w:lineRule="auto"/>
        <w:rPr/>
      </w:pPr>
      <w:r>
        <w:rPr>
          <w:rtl w:val="0"/>
        </w:rPr>
        <w:t xml:space="preserve">A good rule is:</w:t>
      </w:r>
    </w:p>
    <w:p w:rsidR="00000000" w:rsidDel="00000000" w:rsidP="00000000" w:rsidRDefault="00000000" w:rsidRPr="00000000" w14:paraId="00000030">
      <w:pPr>
        <w:spacing w:after="240" w:before="240" w:lineRule="auto"/>
        <w:rPr>
          <w:b w:val="1"/>
          <w:bCs w:val="1"/>
        </w:rPr>
      </w:pPr>
      <w:r>
        <w:rPr>
          <w:b w:val="1"/>
          <w:bCs w:val="1"/>
          <w:rtl w:val="0"/>
        </w:rPr>
        <w:t xml:space="preserve">V1 should prove the core loop, not every dream feature.</w:t>
      </w:r>
    </w:p>
    <w:p w:rsidR="00000000" w:rsidDel="00000000" w:rsidP="00000000" w:rsidRDefault="00000000" w:rsidRPr="00000000" w14:paraId="00000031">
      <w:pPr>
        <w:spacing w:after="240" w:before="240" w:lineRule="auto"/>
        <w:rPr/>
      </w:pPr>
      <w:r>
        <w:rPr>
          <w:rtl w:val="0"/>
        </w:rPr>
        <w:t xml:space="preserve">So the first playable target might be:</w:t>
      </w:r>
    </w:p>
    <w:p w:rsidR="00000000" w:rsidDel="00000000" w:rsidP="00000000" w:rsidRDefault="00000000" w:rsidRPr="00000000" w14:paraId="00000032">
      <w:pPr>
        <w:spacing w:after="240" w:before="240" w:lineRule="auto"/>
        <w:rPr>
          <w:b w:val="1"/>
          <w:bCs w:val="1"/>
        </w:rPr>
      </w:pPr>
      <w:r>
        <w:rPr>
          <w:b w:val="1"/>
          <w:bCs w:val="1"/>
          <w:rtl w:val="0"/>
        </w:rPr>
        <w:t xml:space="preserve">The player can gather resources, build a powered base on a grid, automate basic production, defend against enemies, and expand to new resource nodes.</w:t>
      </w:r>
    </w:p>
    <w:p w:rsidR="00000000" w:rsidDel="00000000" w:rsidP="00000000" w:rsidRDefault="00000000" w:rsidRPr="00000000" w14:paraId="00000033">
      <w:pPr>
        <w:spacing w:after="240" w:before="240" w:lineRule="auto"/>
        <w:rPr/>
      </w:pPr>
      <w:r>
        <w:rPr>
          <w:rtl w:val="0"/>
        </w:rPr>
        <w:t xml:space="preserve">That alone is already a substantial project.</w:t>
      </w:r>
    </w:p>
    <w:p w:rsidR="00000000" w:rsidDel="00000000" w:rsidP="00000000" w:rsidRDefault="00000000" w:rsidRPr="00000000" w14:paraId="00000034">
      <w:pPr>
        <w:pStyle w:val="Heading1"/>
        <w:numPr>
          <w:ilvl w:val="0"/>
          <w:numId w:val="2"/>
        </w:numPr>
        <w:ind w:left="720" w:hanging="360"/>
        <w:rPr>
          <w:b w:val="1"/>
          <w:bCs w:val="1"/>
        </w:rPr>
      </w:pPr>
      <w:bookmarkStart w:colFirst="0" w:colLast="0" w:name="_wed7grnp34ks" w:id="5"/>
      <w:bookmarkEnd w:id="5"/>
      <w:r>
        <w:rPr>
          <w:b w:val="1"/>
          <w:bCs w:val="1"/>
          <w:rtl w:val="0"/>
        </w:rPr>
        <w:t xml:space="preserve">Core Gameplay Pillars</w:t>
      </w:r>
    </w:p>
    <w:p w:rsidR="00000000" w:rsidDel="00000000" w:rsidP="00000000" w:rsidRDefault="00000000" w:rsidRPr="00000000" w14:paraId="00000035">
      <w:pPr>
        <w:spacing w:after="240" w:before="240" w:lineRule="auto"/>
        <w:rPr/>
      </w:pPr>
      <w:r>
        <w:rPr>
          <w:rtl w:val="0"/>
        </w:rPr>
        <w:t xml:space="preserve">The design of the game is guided by several core gameplay pillars that define the player experience and guide feature development.</w:t>
      </w:r>
    </w:p>
    <w:p w:rsidR="00000000" w:rsidDel="00000000" w:rsidP="00000000" w:rsidRDefault="00000000" w:rsidRPr="00000000" w14:paraId="00000036">
      <w:pPr>
        <w:spacing w:after="240" w:before="240" w:lineRule="auto"/>
        <w:rPr/>
      </w:pPr>
      <w:r>
        <w:rPr>
          <w:b w:val="1"/>
          <w:bCs w:val="1"/>
          <w:rtl w:val="0"/>
        </w:rPr>
        <w:t xml:space="preserve">Modular Engineering</w:t>
        <w:br w:type="textWrapping"/>
      </w:r>
      <w:r>
        <w:rPr>
          <w:rtl w:val="0"/>
        </w:rPr>
        <w:t xml:space="preserve"> Players construct bases, machines, and vehicles using modular blocks placed on a 3D grid. The construction system emphasizes flexibility and player creativity, allowing complex structures to emerge from simple components.</w:t>
      </w:r>
    </w:p>
    <w:p w:rsidR="00000000" w:rsidDel="00000000" w:rsidP="00000000" w:rsidRDefault="00000000" w:rsidRPr="00000000" w14:paraId="00000037">
      <w:pPr>
        <w:spacing w:after="240" w:before="240" w:lineRule="auto"/>
        <w:rPr/>
      </w:pPr>
      <w:r>
        <w:rPr>
          <w:b w:val="1"/>
          <w:bCs w:val="1"/>
          <w:rtl w:val="0"/>
        </w:rPr>
        <w:t xml:space="preserve">Industrial Automation</w:t>
        <w:br w:type="textWrapping"/>
      </w:r>
      <w:r>
        <w:rPr>
          <w:rtl w:val="0"/>
        </w:rPr>
        <w:t xml:space="preserve"> Players transition from manual resource gathering to automated production systems. Machines extract resources, process materials, and manufacture components with minimal player intervention once properly configured.</w:t>
      </w:r>
    </w:p>
    <w:p w:rsidR="00000000" w:rsidDel="00000000" w:rsidP="00000000" w:rsidRDefault="00000000" w:rsidRPr="00000000" w14:paraId="00000038">
      <w:pPr>
        <w:spacing w:after="240" w:before="240" w:lineRule="auto"/>
        <w:rPr/>
      </w:pPr>
      <w:r>
        <w:rPr>
          <w:b w:val="1"/>
          <w:bCs w:val="1"/>
          <w:rtl w:val="0"/>
        </w:rPr>
        <w:t xml:space="preserve">Infrastructure Networks</w:t>
        <w:br w:type="textWrapping"/>
      </w:r>
      <w:r>
        <w:rPr>
          <w:rtl w:val="0"/>
        </w:rPr>
        <w:t xml:space="preserve"> Industrial activity depends on infrastructure systems that distribute power and materials. Players must design and maintain power grids and logistics networks to keep machines operating efficiently.</w:t>
      </w:r>
    </w:p>
    <w:p w:rsidR="00000000" w:rsidDel="00000000" w:rsidP="00000000" w:rsidRDefault="00000000" w:rsidRPr="00000000" w14:paraId="00000039">
      <w:pPr>
        <w:spacing w:after="240" w:before="240" w:lineRule="auto"/>
        <w:rPr/>
      </w:pPr>
      <w:r>
        <w:rPr>
          <w:b w:val="1"/>
          <w:bCs w:val="1"/>
          <w:rtl w:val="0"/>
        </w:rPr>
        <w:t xml:space="preserve">Expansion and Defense</w:t>
        <w:br w:type="textWrapping"/>
      </w:r>
      <w:r>
        <w:rPr>
          <w:rtl w:val="0"/>
        </w:rPr>
        <w:t xml:space="preserve"> As the player’s industrial footprint grows, new areas must be claimed and protected. Hostile threats require players to design defensive systems and secure critical infrastructure.</w:t>
      </w:r>
    </w:p>
    <w:p w:rsidR="00000000" w:rsidDel="00000000" w:rsidP="00000000" w:rsidRDefault="00000000" w:rsidRPr="00000000" w14:paraId="0000003A">
      <w:pPr>
        <w:pStyle w:val="Heading1"/>
        <w:numPr>
          <w:ilvl w:val="0"/>
          <w:numId w:val="2"/>
        </w:numPr>
        <w:ind w:left="720" w:hanging="360"/>
        <w:rPr>
          <w:b w:val="1"/>
          <w:bCs w:val="1"/>
        </w:rPr>
      </w:pPr>
      <w:bookmarkStart w:colFirst="0" w:colLast="0" w:name="_50xrqfnne28c" w:id="6"/>
      <w:bookmarkEnd w:id="6"/>
      <w:r>
        <w:rPr>
          <w:b w:val="1"/>
          <w:bCs w:val="1"/>
          <w:rtl w:val="0"/>
        </w:rPr>
        <w:t xml:space="preserve">Core Gameplay loop</w:t>
      </w:r>
    </w:p>
    <w:p w:rsidR="00000000" w:rsidDel="00000000" w:rsidP="00000000" w:rsidRDefault="00000000" w:rsidRPr="00000000" w14:paraId="0000003B">
      <w:pPr>
        <w:spacing w:after="240" w:before="240" w:lineRule="auto"/>
        <w:ind w:firstLine="720"/>
        <w:rPr/>
      </w:pPr>
      <w:r>
        <w:rPr>
          <w:rtl w:val="0"/>
        </w:rPr>
        <w:t xml:space="preserve">The primary gameplay loop consists of exploration, resource acquisition, construction, power distribution, automation, defense, and territorial expansion. Players begin with limited manual capability and progressively replace manual actions with automated systems and infrastructure.</w:t>
      </w:r>
    </w:p>
    <w:p w:rsidR="00000000" w:rsidDel="00000000" w:rsidP="00000000" w:rsidRDefault="00000000" w:rsidRPr="00000000" w14:paraId="0000003C">
      <w:pPr>
        <w:spacing w:after="240" w:before="240" w:lineRule="auto"/>
        <w:rPr/>
      </w:pPr>
      <w:r>
        <w:rPr>
          <w:rtl w:val="0"/>
        </w:rPr>
        <w:t xml:space="preserve">A high-level loop for this game is:</w:t>
      </w:r>
    </w:p>
    <w:p w:rsidR="00000000" w:rsidDel="00000000" w:rsidP="00000000" w:rsidRDefault="00000000" w:rsidRPr="00000000" w14:paraId="0000003D">
      <w:pPr>
        <w:spacing w:after="240" w:before="240" w:lineRule="auto"/>
        <w:rPr>
          <w:b w:val="1"/>
          <w:bCs w:val="1"/>
        </w:rPr>
      </w:pPr>
      <w:r>
        <w:rPr>
          <w:b w:val="1"/>
          <w:bCs w:val="1"/>
          <w:rtl w:val="0"/>
        </w:rPr>
        <w:t xml:space="preserve">Explore -&gt; Gather -&gt; Build -&gt; Power -&gt; Automate -&gt; Defend -&gt; Expand -&gt; Unlock -&gt; Repeat</w:t>
      </w:r>
    </w:p>
    <w:p w:rsidR="00000000" w:rsidDel="00000000" w:rsidP="00000000" w:rsidRDefault="00000000" w:rsidRPr="00000000" w14:paraId="0000003E">
      <w:pPr>
        <w:spacing w:after="240" w:before="240" w:lineRule="auto"/>
        <w:rPr/>
      </w:pPr>
      <w:r>
        <w:rPr>
          <w:rtl w:val="0"/>
        </w:rPr>
        <w:t xml:space="preserve">More detailed:</w:t>
      </w:r>
    </w:p>
    <w:p w:rsidR="00000000" w:rsidDel="00000000" w:rsidP="00000000" w:rsidRDefault="00000000" w:rsidRPr="00000000" w14:paraId="0000003F">
      <w:pPr>
        <w:numPr>
          <w:ilvl w:val="0"/>
          <w:numId w:val="25"/>
        </w:numPr>
        <w:spacing w:after="0" w:afterAutospacing="0" w:before="240" w:lineRule="auto"/>
        <w:ind w:left="720" w:hanging="360"/>
      </w:pPr>
      <w:r>
        <w:rPr>
          <w:b w:val="1"/>
          <w:bCs w:val="1"/>
          <w:rtl w:val="0"/>
        </w:rPr>
        <w:t xml:space="preserve">Explore</w:t>
      </w:r>
    </w:p>
    <w:p w:rsidR="00000000" w:rsidDel="00000000" w:rsidP="00000000" w:rsidRDefault="00000000" w:rsidRPr="00000000" w14:paraId="00000040">
      <w:pPr>
        <w:numPr>
          <w:ilvl w:val="1"/>
          <w:numId w:val="25"/>
        </w:numPr>
        <w:spacing w:after="0" w:afterAutospacing="0" w:before="0" w:beforeAutospacing="0" w:lineRule="auto"/>
        <w:ind w:left="1440" w:hanging="360"/>
      </w:pPr>
      <w:r>
        <w:rPr>
          <w:rtl w:val="0"/>
        </w:rPr>
        <w:t xml:space="preserve">Player scouts terrain</w:t>
      </w:r>
    </w:p>
    <w:p w:rsidR="00000000" w:rsidDel="00000000" w:rsidP="00000000" w:rsidRDefault="00000000" w:rsidRPr="00000000" w14:paraId="00000041">
      <w:pPr>
        <w:numPr>
          <w:ilvl w:val="1"/>
          <w:numId w:val="25"/>
        </w:numPr>
        <w:spacing w:after="0" w:afterAutospacing="0" w:before="0" w:beforeAutospacing="0" w:lineRule="auto"/>
        <w:ind w:left="1440" w:hanging="360"/>
      </w:pPr>
      <w:r>
        <w:rPr>
          <w:rtl w:val="0"/>
        </w:rPr>
        <w:t xml:space="preserve">Finds resource deposits, threats, and build locations</w:t>
      </w:r>
    </w:p>
    <w:p w:rsidR="00000000" w:rsidDel="00000000" w:rsidP="00000000" w:rsidRDefault="00000000" w:rsidRPr="00000000" w14:paraId="00000042">
      <w:pPr>
        <w:numPr>
          <w:ilvl w:val="0"/>
          <w:numId w:val="25"/>
        </w:numPr>
        <w:spacing w:after="0" w:afterAutospacing="0" w:before="0" w:beforeAutospacing="0" w:lineRule="auto"/>
        <w:ind w:left="720" w:hanging="360"/>
      </w:pPr>
      <w:r>
        <w:rPr>
          <w:b w:val="1"/>
          <w:bCs w:val="1"/>
          <w:rtl w:val="0"/>
        </w:rPr>
        <w:t xml:space="preserve">Gather</w:t>
      </w:r>
    </w:p>
    <w:p w:rsidR="00000000" w:rsidDel="00000000" w:rsidP="00000000" w:rsidRDefault="00000000" w:rsidRPr="00000000" w14:paraId="00000043">
      <w:pPr>
        <w:numPr>
          <w:ilvl w:val="1"/>
          <w:numId w:val="25"/>
        </w:numPr>
        <w:spacing w:after="0" w:afterAutospacing="0" w:before="0" w:beforeAutospacing="0" w:lineRule="auto"/>
        <w:ind w:left="1440" w:hanging="360"/>
      </w:pPr>
      <w:r>
        <w:rPr>
          <w:rtl w:val="0"/>
        </w:rPr>
        <w:t xml:space="preserve">Player manually collects or mines starter resources</w:t>
      </w:r>
    </w:p>
    <w:p w:rsidR="00000000" w:rsidDel="00000000" w:rsidP="00000000" w:rsidRDefault="00000000" w:rsidRPr="00000000" w14:paraId="00000044">
      <w:pPr>
        <w:numPr>
          <w:ilvl w:val="1"/>
          <w:numId w:val="25"/>
        </w:numPr>
        <w:spacing w:after="0" w:afterAutospacing="0" w:before="0" w:beforeAutospacing="0" w:lineRule="auto"/>
        <w:ind w:left="1440" w:hanging="360"/>
      </w:pPr>
      <w:r>
        <w:rPr>
          <w:rtl w:val="0"/>
        </w:rPr>
        <w:t xml:space="preserve">Early progression is slower and more hands-on</w:t>
      </w:r>
    </w:p>
    <w:p w:rsidR="00000000" w:rsidDel="00000000" w:rsidP="00000000" w:rsidRDefault="00000000" w:rsidRPr="00000000" w14:paraId="00000045">
      <w:pPr>
        <w:numPr>
          <w:ilvl w:val="0"/>
          <w:numId w:val="25"/>
        </w:numPr>
        <w:spacing w:after="0" w:afterAutospacing="0" w:before="0" w:beforeAutospacing="0" w:lineRule="auto"/>
        <w:ind w:left="720" w:hanging="360"/>
      </w:pPr>
      <w:r>
        <w:rPr>
          <w:b w:val="1"/>
          <w:bCs w:val="1"/>
          <w:rtl w:val="0"/>
        </w:rPr>
        <w:t xml:space="preserve">Build</w:t>
      </w:r>
    </w:p>
    <w:p w:rsidR="00000000" w:rsidDel="00000000" w:rsidP="00000000" w:rsidRDefault="00000000" w:rsidRPr="00000000" w14:paraId="00000046">
      <w:pPr>
        <w:numPr>
          <w:ilvl w:val="1"/>
          <w:numId w:val="25"/>
        </w:numPr>
        <w:spacing w:after="0" w:afterAutospacing="0" w:before="0" w:beforeAutospacing="0" w:lineRule="auto"/>
        <w:ind w:left="1440" w:hanging="360"/>
      </w:pPr>
      <w:r>
        <w:rPr>
          <w:rtl w:val="0"/>
        </w:rPr>
        <w:t xml:space="preserve">Player places blocks to create basic infrastructure</w:t>
      </w:r>
    </w:p>
    <w:p w:rsidR="00000000" w:rsidDel="00000000" w:rsidP="00000000" w:rsidRDefault="00000000" w:rsidRPr="00000000" w14:paraId="00000047">
      <w:pPr>
        <w:numPr>
          <w:ilvl w:val="1"/>
          <w:numId w:val="25"/>
        </w:numPr>
        <w:spacing w:after="0" w:afterAutospacing="0" w:before="0" w:beforeAutospacing="0" w:lineRule="auto"/>
        <w:ind w:left="1440" w:hanging="360"/>
      </w:pPr>
      <w:r>
        <w:rPr>
          <w:rtl w:val="0"/>
        </w:rPr>
        <w:t xml:space="preserve">This includes foundations, machines, storage, poles, conveyors, and simple vehicles</w:t>
      </w:r>
    </w:p>
    <w:p w:rsidR="00000000" w:rsidDel="00000000" w:rsidP="00000000" w:rsidRDefault="00000000" w:rsidRPr="00000000" w14:paraId="00000048">
      <w:pPr>
        <w:numPr>
          <w:ilvl w:val="0"/>
          <w:numId w:val="25"/>
        </w:numPr>
        <w:spacing w:after="0" w:afterAutospacing="0" w:before="0" w:beforeAutospacing="0" w:lineRule="auto"/>
        <w:ind w:left="720" w:hanging="360"/>
      </w:pPr>
      <w:r>
        <w:rPr>
          <w:b w:val="1"/>
          <w:bCs w:val="1"/>
          <w:rtl w:val="0"/>
        </w:rPr>
        <w:t xml:space="preserve">Power</w:t>
      </w:r>
    </w:p>
    <w:p w:rsidR="00000000" w:rsidDel="00000000" w:rsidP="00000000" w:rsidRDefault="00000000" w:rsidRPr="00000000" w14:paraId="00000049">
      <w:pPr>
        <w:numPr>
          <w:ilvl w:val="1"/>
          <w:numId w:val="25"/>
        </w:numPr>
        <w:spacing w:after="0" w:afterAutospacing="0" w:before="0" w:beforeAutospacing="0" w:lineRule="auto"/>
        <w:ind w:left="1440" w:hanging="360"/>
      </w:pPr>
      <w:r>
        <w:rPr>
          <w:rtl w:val="0"/>
        </w:rPr>
        <w:t xml:space="preserve">Player connects machines to a functioning power network</w:t>
        <w:br w:type="textWrapping"/>
        <w:t xml:space="preserve">Power becomes the first real infrastructure constraint</w:t>
      </w:r>
    </w:p>
    <w:p w:rsidR="00000000" w:rsidDel="00000000" w:rsidP="00000000" w:rsidRDefault="00000000" w:rsidRPr="00000000" w14:paraId="0000004A">
      <w:pPr>
        <w:numPr>
          <w:ilvl w:val="0"/>
          <w:numId w:val="25"/>
        </w:numPr>
        <w:spacing w:after="0" w:afterAutospacing="0" w:before="0" w:beforeAutospacing="0" w:lineRule="auto"/>
        <w:ind w:left="720" w:hanging="360"/>
      </w:pPr>
      <w:r>
        <w:rPr>
          <w:b w:val="1"/>
          <w:bCs w:val="1"/>
          <w:rtl w:val="0"/>
        </w:rPr>
        <w:t xml:space="preserve">Automate</w:t>
      </w:r>
    </w:p>
    <w:p w:rsidR="00000000" w:rsidDel="00000000" w:rsidP="00000000" w:rsidRDefault="00000000" w:rsidRPr="00000000" w14:paraId="0000004B">
      <w:pPr>
        <w:numPr>
          <w:ilvl w:val="1"/>
          <w:numId w:val="25"/>
        </w:numPr>
        <w:spacing w:after="0" w:afterAutospacing="0" w:before="0" w:beforeAutospacing="0" w:lineRule="auto"/>
        <w:ind w:left="1440" w:hanging="360"/>
      </w:pPr>
      <w:r>
        <w:rPr>
          <w:rtl w:val="0"/>
        </w:rPr>
        <w:t xml:space="preserve">Player replaces manual work with machines and logistics</w:t>
      </w:r>
    </w:p>
    <w:p w:rsidR="00000000" w:rsidDel="00000000" w:rsidP="00000000" w:rsidRDefault="00000000" w:rsidRPr="00000000" w14:paraId="0000004C">
      <w:pPr>
        <w:numPr>
          <w:ilvl w:val="1"/>
          <w:numId w:val="25"/>
        </w:numPr>
        <w:spacing w:after="0" w:afterAutospacing="0" w:before="0" w:beforeAutospacing="0" w:lineRule="auto"/>
        <w:ind w:left="1440" w:hanging="360"/>
      </w:pPr>
      <w:r>
        <w:rPr>
          <w:rtl w:val="0"/>
        </w:rPr>
        <w:t xml:space="preserve">Mining, moving, processing, and crafting become semi-automatic or fully automatic</w:t>
      </w:r>
    </w:p>
    <w:p w:rsidR="00000000" w:rsidDel="00000000" w:rsidP="00000000" w:rsidRDefault="00000000" w:rsidRPr="00000000" w14:paraId="0000004D">
      <w:pPr>
        <w:numPr>
          <w:ilvl w:val="0"/>
          <w:numId w:val="25"/>
        </w:numPr>
        <w:spacing w:after="0" w:afterAutospacing="0" w:before="0" w:beforeAutospacing="0" w:lineRule="auto"/>
        <w:ind w:left="720" w:hanging="360"/>
      </w:pPr>
      <w:r>
        <w:rPr>
          <w:b w:val="1"/>
          <w:bCs w:val="1"/>
          <w:rtl w:val="0"/>
        </w:rPr>
        <w:t xml:space="preserve">Defend</w:t>
      </w:r>
    </w:p>
    <w:p w:rsidR="00000000" w:rsidDel="00000000" w:rsidP="00000000" w:rsidRDefault="00000000" w:rsidRPr="00000000" w14:paraId="0000004E">
      <w:pPr>
        <w:numPr>
          <w:ilvl w:val="1"/>
          <w:numId w:val="25"/>
        </w:numPr>
        <w:spacing w:after="0" w:afterAutospacing="0" w:before="0" w:beforeAutospacing="0" w:lineRule="auto"/>
        <w:ind w:left="1440" w:hanging="360"/>
      </w:pPr>
      <w:r>
        <w:rPr>
          <w:rtl w:val="0"/>
        </w:rPr>
        <w:t xml:space="preserve">As the base grows, threats increase</w:t>
      </w:r>
    </w:p>
    <w:p w:rsidR="00000000" w:rsidDel="00000000" w:rsidP="00000000" w:rsidRDefault="00000000" w:rsidRPr="00000000" w14:paraId="0000004F">
      <w:pPr>
        <w:numPr>
          <w:ilvl w:val="1"/>
          <w:numId w:val="25"/>
        </w:numPr>
        <w:spacing w:after="0" w:afterAutospacing="0" w:before="0" w:beforeAutospacing="0" w:lineRule="auto"/>
        <w:ind w:left="1440" w:hanging="360"/>
      </w:pPr>
      <w:r>
        <w:rPr>
          <w:rtl w:val="0"/>
        </w:rPr>
        <w:t xml:space="preserve">Player adds walls, turrets, armor, or mobile defense vehicles</w:t>
      </w:r>
    </w:p>
    <w:p w:rsidR="00000000" w:rsidDel="00000000" w:rsidP="00000000" w:rsidRDefault="00000000" w:rsidRPr="00000000" w14:paraId="00000050">
      <w:pPr>
        <w:numPr>
          <w:ilvl w:val="0"/>
          <w:numId w:val="25"/>
        </w:numPr>
        <w:spacing w:after="0" w:afterAutospacing="0" w:before="0" w:beforeAutospacing="0" w:lineRule="auto"/>
        <w:ind w:left="720" w:hanging="360"/>
      </w:pPr>
      <w:r>
        <w:rPr>
          <w:b w:val="1"/>
          <w:bCs w:val="1"/>
          <w:rtl w:val="0"/>
        </w:rPr>
        <w:t xml:space="preserve">Expand</w:t>
      </w:r>
    </w:p>
    <w:p w:rsidR="00000000" w:rsidDel="00000000" w:rsidP="00000000" w:rsidRDefault="00000000" w:rsidRPr="00000000" w14:paraId="00000051">
      <w:pPr>
        <w:numPr>
          <w:ilvl w:val="1"/>
          <w:numId w:val="25"/>
        </w:numPr>
        <w:spacing w:after="0" w:afterAutospacing="0" w:before="0" w:beforeAutospacing="0" w:lineRule="auto"/>
        <w:ind w:left="1440" w:hanging="360"/>
      </w:pPr>
      <w:r>
        <w:rPr>
          <w:rtl w:val="0"/>
        </w:rPr>
        <w:t xml:space="preserve">Player stretches outward to claim new resource sites</w:t>
      </w:r>
    </w:p>
    <w:p w:rsidR="00000000" w:rsidDel="00000000" w:rsidP="00000000" w:rsidRDefault="00000000" w:rsidRPr="00000000" w14:paraId="00000052">
      <w:pPr>
        <w:numPr>
          <w:ilvl w:val="1"/>
          <w:numId w:val="25"/>
        </w:numPr>
        <w:spacing w:after="0" w:afterAutospacing="0" w:before="0" w:beforeAutospacing="0" w:lineRule="auto"/>
        <w:ind w:left="1440" w:hanging="360"/>
      </w:pPr>
      <w:r>
        <w:rPr>
          <w:rtl w:val="0"/>
        </w:rPr>
        <w:t xml:space="preserve">This may require outposts, vehicles, or longer-range logistics/power solutions</w:t>
      </w:r>
    </w:p>
    <w:p w:rsidR="00000000" w:rsidDel="00000000" w:rsidP="00000000" w:rsidRDefault="00000000" w:rsidRPr="00000000" w14:paraId="00000053">
      <w:pPr>
        <w:numPr>
          <w:ilvl w:val="0"/>
          <w:numId w:val="25"/>
        </w:numPr>
        <w:spacing w:after="0" w:afterAutospacing="0" w:before="0" w:beforeAutospacing="0" w:lineRule="auto"/>
        <w:ind w:left="720" w:hanging="360"/>
      </w:pPr>
      <w:r>
        <w:rPr>
          <w:b w:val="1"/>
          <w:bCs w:val="1"/>
          <w:rtl w:val="0"/>
        </w:rPr>
        <w:t xml:space="preserve">Unlock</w:t>
      </w:r>
    </w:p>
    <w:p w:rsidR="00000000" w:rsidDel="00000000" w:rsidP="00000000" w:rsidRDefault="00000000" w:rsidRPr="00000000" w14:paraId="00000054">
      <w:pPr>
        <w:numPr>
          <w:ilvl w:val="1"/>
          <w:numId w:val="25"/>
        </w:numPr>
        <w:spacing w:after="0" w:afterAutospacing="0" w:before="0" w:beforeAutospacing="0" w:lineRule="auto"/>
        <w:ind w:left="1440" w:hanging="360"/>
      </w:pPr>
      <w:r>
        <w:rPr>
          <w:rtl w:val="0"/>
        </w:rPr>
        <w:t xml:space="preserve">New resources and production chains unlock better technology</w:t>
      </w:r>
    </w:p>
    <w:p w:rsidR="00000000" w:rsidDel="00000000" w:rsidP="00000000" w:rsidRDefault="00000000" w:rsidRPr="00000000" w14:paraId="00000055">
      <w:pPr>
        <w:numPr>
          <w:ilvl w:val="1"/>
          <w:numId w:val="25"/>
        </w:numPr>
        <w:spacing w:after="0" w:afterAutospacing="0" w:before="0" w:beforeAutospacing="0" w:lineRule="auto"/>
        <w:ind w:left="1440" w:hanging="360"/>
      </w:pPr>
      <w:r>
        <w:rPr>
          <w:rtl w:val="0"/>
        </w:rPr>
        <w:t xml:space="preserve">This enables more advanced structures, transport, weapons, and automation</w:t>
      </w:r>
    </w:p>
    <w:p w:rsidR="00000000" w:rsidDel="00000000" w:rsidP="00000000" w:rsidRDefault="00000000" w:rsidRPr="00000000" w14:paraId="00000056">
      <w:pPr>
        <w:numPr>
          <w:ilvl w:val="0"/>
          <w:numId w:val="25"/>
        </w:numPr>
        <w:spacing w:after="0" w:afterAutospacing="0" w:before="0" w:beforeAutospacing="0" w:lineRule="auto"/>
        <w:ind w:left="720" w:hanging="360"/>
      </w:pPr>
      <w:r>
        <w:rPr>
          <w:b w:val="1"/>
          <w:bCs w:val="1"/>
          <w:rtl w:val="0"/>
        </w:rPr>
        <w:t xml:space="preserve">Repeat at larger scale</w:t>
      </w:r>
    </w:p>
    <w:p w:rsidR="00000000" w:rsidDel="00000000" w:rsidP="00000000" w:rsidRDefault="00000000" w:rsidRPr="00000000" w14:paraId="00000057">
      <w:pPr>
        <w:numPr>
          <w:ilvl w:val="1"/>
          <w:numId w:val="25"/>
        </w:numPr>
        <w:spacing w:after="240" w:before="0" w:beforeAutospacing="0" w:lineRule="auto"/>
        <w:ind w:left="1440" w:hanging="360"/>
      </w:pPr>
      <w:r>
        <w:rPr>
          <w:rtl w:val="0"/>
        </w:rPr>
        <w:t xml:space="preserve">The same loop continues, but with bigger factories, stronger defenses, and more capable vehicles</w:t>
      </w:r>
    </w:p>
    <w:p w:rsidR="00000000" w:rsidDel="00000000" w:rsidP="00000000" w:rsidRDefault="00000000" w:rsidRPr="00000000" w14:paraId="00000058">
      <w:pPr>
        <w:spacing w:after="240" w:before="240" w:lineRule="auto"/>
        <w:rPr/>
      </w:pPr>
      <w:r>
        <w:rPr>
          <w:rtl w:val="0"/>
        </w:rPr>
        <w:t xml:space="preserve">That loop is good because every major system has a job:</w:t>
        <w:br w:type="textWrapping"/>
        <w:t xml:space="preserve"> building, power, logistics, combat, and progression all directly support it.</w:t>
      </w:r>
    </w:p>
    <w:p w:rsidR="00000000" w:rsidDel="00000000" w:rsidP="00000000" w:rsidRDefault="00000000" w:rsidRPr="00000000" w14:paraId="00000059">
      <w:pPr>
        <w:pStyle w:val="Heading1"/>
        <w:numPr>
          <w:ilvl w:val="0"/>
          <w:numId w:val="2"/>
        </w:numPr>
        <w:ind w:left="720" w:hanging="360"/>
        <w:rPr>
          <w:b w:val="1"/>
          <w:bCs w:val="1"/>
        </w:rPr>
      </w:pPr>
      <w:bookmarkStart w:colFirst="0" w:colLast="0" w:name="_3zdkvvos1s83" w:id="7"/>
      <w:bookmarkEnd w:id="7"/>
      <w:r>
        <w:rPr>
          <w:b w:val="1"/>
          <w:bCs w:val="1"/>
          <w:rtl w:val="0"/>
        </w:rPr>
        <w:t xml:space="preserve">Construct Model</w:t>
      </w:r>
    </w:p>
    <w:p w:rsidR="00000000" w:rsidDel="00000000" w:rsidP="00000000" w:rsidRDefault="00000000" w:rsidRPr="00000000" w14:paraId="0000005A">
      <w:pPr>
        <w:spacing w:after="240" w:before="240" w:lineRule="auto"/>
        <w:ind w:firstLine="720"/>
        <w:rPr/>
      </w:pPr>
      <w:r>
        <w:rPr>
          <w:rtl w:val="0"/>
        </w:rPr>
        <w:t xml:space="preserve">All player-built entities are constructs composed of connected blocks on a 3D grid. Constructs may be static or dynamic. Static constructs serve as bases and fixed infrastructure, while dynamic constructs serve as vehicles or movable platforms. Functional behavior such as power transfer, logistics, production, defense, and movement is provided through specific block types and network connections rather than through structural adjacency alone.</w:t>
      </w:r>
    </w:p>
    <w:p w:rsidR="00000000" w:rsidDel="00000000" w:rsidP="00000000" w:rsidRDefault="00000000" w:rsidRPr="00000000" w14:paraId="0000005B">
      <w:pPr>
        <w:spacing w:after="240" w:before="240" w:lineRule="auto"/>
        <w:rPr/>
      </w:pPr>
      <w:r>
        <w:rPr>
          <w:rtl w:val="0"/>
        </w:rPr>
        <w:t xml:space="preserve">At a high level, I’d define it like this: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i6qslyu396u2" w:id="8"/>
      <w:bookmarkEnd w:id="8"/>
      <w:r>
        <w:rPr>
          <w:b w:val="1"/>
          <w:bCs w:val="1"/>
          <w:color w:val="000000"/>
          <w:sz w:val="26"/>
          <w:szCs w:val="26"/>
          <w:rtl w:val="0"/>
        </w:rPr>
        <w:t xml:space="preserve">Core idea</w:t>
      </w:r>
    </w:p>
    <w:p w:rsidR="00000000" w:rsidDel="00000000" w:rsidP="00000000" w:rsidRDefault="00000000" w:rsidRPr="00000000" w14:paraId="0000005D">
      <w:pPr>
        <w:spacing w:after="240" w:before="240" w:lineRule="auto"/>
        <w:rPr/>
      </w:pPr>
      <w:r>
        <w:rPr>
          <w:rtl w:val="0"/>
        </w:rPr>
        <w:t xml:space="preserve">A </w:t>
      </w:r>
      <w:r>
        <w:rPr>
          <w:b w:val="1"/>
          <w:bCs w:val="1"/>
          <w:rtl w:val="0"/>
        </w:rPr>
        <w:t xml:space="preserve">construct</w:t>
      </w:r>
      <w:r>
        <w:rPr>
          <w:rtl w:val="0"/>
        </w:rPr>
        <w:t xml:space="preserve"> is any player-built collection of connected blocks arranged on a 3D grid.</w:t>
      </w:r>
    </w:p>
    <w:p w:rsidR="00000000" w:rsidDel="00000000" w:rsidP="00000000" w:rsidRDefault="00000000" w:rsidRPr="00000000" w14:paraId="0000005E">
      <w:pPr>
        <w:spacing w:after="240" w:before="240" w:lineRule="auto"/>
        <w:rPr/>
      </w:pPr>
      <w:r>
        <w:rPr>
          <w:rtl w:val="0"/>
        </w:rPr>
        <w:t xml:space="preserve">A construct can represent:</w:t>
      </w:r>
    </w:p>
    <w:p w:rsidR="00000000" w:rsidDel="00000000" w:rsidP="00000000" w:rsidRDefault="00000000" w:rsidRPr="00000000" w14:paraId="0000005F">
      <w:pPr>
        <w:numPr>
          <w:ilvl w:val="0"/>
          <w:numId w:val="4"/>
        </w:numPr>
        <w:spacing w:after="0" w:afterAutospacing="0" w:before="240" w:lineRule="auto"/>
        <w:ind w:left="720" w:hanging="360"/>
      </w:pPr>
      <w:r>
        <w:rPr>
          <w:rtl w:val="0"/>
        </w:rPr>
        <w:t xml:space="preserve">a </w:t>
      </w:r>
      <w:r>
        <w:rPr>
          <w:b w:val="1"/>
          <w:bCs w:val="1"/>
          <w:rtl w:val="0"/>
        </w:rPr>
        <w:t xml:space="preserve">base</w:t>
      </w:r>
    </w:p>
    <w:p w:rsidR="00000000" w:rsidDel="00000000" w:rsidP="00000000" w:rsidRDefault="00000000" w:rsidRPr="00000000" w14:paraId="00000060">
      <w:pPr>
        <w:numPr>
          <w:ilvl w:val="0"/>
          <w:numId w:val="4"/>
        </w:numPr>
        <w:spacing w:after="0" w:afterAutospacing="0" w:before="0" w:beforeAutospacing="0" w:lineRule="auto"/>
        <w:ind w:left="720" w:hanging="360"/>
      </w:pPr>
      <w:r>
        <w:rPr>
          <w:rtl w:val="0"/>
        </w:rPr>
        <w:t xml:space="preserve">a </w:t>
      </w:r>
      <w:r>
        <w:rPr>
          <w:b w:val="1"/>
          <w:bCs w:val="1"/>
          <w:rtl w:val="0"/>
        </w:rPr>
        <w:t xml:space="preserve">machine assembly</w:t>
      </w:r>
    </w:p>
    <w:p w:rsidR="00000000" w:rsidDel="00000000" w:rsidP="00000000" w:rsidRDefault="00000000" w:rsidRPr="00000000" w14:paraId="00000061">
      <w:pPr>
        <w:numPr>
          <w:ilvl w:val="0"/>
          <w:numId w:val="4"/>
        </w:numPr>
        <w:spacing w:after="0" w:afterAutospacing="0" w:before="0" w:beforeAutospacing="0" w:lineRule="auto"/>
        <w:ind w:left="720" w:hanging="360"/>
      </w:pPr>
      <w:r>
        <w:rPr>
          <w:rtl w:val="0"/>
        </w:rPr>
        <w:t xml:space="preserve">a </w:t>
      </w:r>
      <w:r>
        <w:rPr>
          <w:b w:val="1"/>
          <w:bCs w:val="1"/>
          <w:rtl w:val="0"/>
        </w:rPr>
        <w:t xml:space="preserve">vehicle</w:t>
      </w:r>
    </w:p>
    <w:p w:rsidR="00000000" w:rsidDel="00000000" w:rsidP="00000000" w:rsidRDefault="00000000" w:rsidRPr="00000000" w14:paraId="00000062">
      <w:pPr>
        <w:numPr>
          <w:ilvl w:val="0"/>
          <w:numId w:val="4"/>
        </w:numPr>
        <w:spacing w:after="0" w:afterAutospacing="0" w:before="0" w:beforeAutospacing="0" w:lineRule="auto"/>
        <w:ind w:left="720" w:hanging="360"/>
      </w:pPr>
      <w:r>
        <w:rPr>
          <w:rtl w:val="0"/>
        </w:rPr>
        <w:t xml:space="preserve">a </w:t>
      </w:r>
      <w:r>
        <w:rPr>
          <w:b w:val="1"/>
          <w:bCs w:val="1"/>
          <w:rtl w:val="0"/>
        </w:rPr>
        <w:t xml:space="preserve">defensive structure</w:t>
      </w:r>
    </w:p>
    <w:p w:rsidR="00000000" w:rsidDel="00000000" w:rsidP="00000000" w:rsidRDefault="00000000" w:rsidRPr="00000000" w14:paraId="00000063">
      <w:pPr>
        <w:numPr>
          <w:ilvl w:val="0"/>
          <w:numId w:val="4"/>
        </w:numPr>
        <w:spacing w:after="240" w:before="0" w:beforeAutospacing="0" w:lineRule="auto"/>
        <w:ind w:left="720" w:hanging="360"/>
      </w:pPr>
      <w:r>
        <w:rPr>
          <w:rtl w:val="0"/>
        </w:rPr>
        <w:t xml:space="preserve">an </w:t>
      </w:r>
      <w:r>
        <w:rPr>
          <w:b w:val="1"/>
          <w:bCs w:val="1"/>
          <w:rtl w:val="0"/>
        </w:rPr>
        <w:t xml:space="preserve">outpost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ikzrg73z5dyr" w:id="9"/>
      <w:bookmarkEnd w:id="9"/>
      <w:r>
        <w:rPr>
          <w:b w:val="1"/>
          <w:bCs w:val="1"/>
          <w:color w:val="000000"/>
          <w:sz w:val="26"/>
          <w:szCs w:val="26"/>
          <w:rtl w:val="0"/>
        </w:rPr>
        <w:t xml:space="preserve">Blocks</w:t>
      </w:r>
    </w:p>
    <w:p w:rsidR="00000000" w:rsidDel="00000000" w:rsidP="00000000" w:rsidRDefault="00000000" w:rsidRPr="00000000" w14:paraId="00000065">
      <w:pPr>
        <w:spacing w:after="240" w:before="240" w:lineRule="auto"/>
        <w:rPr/>
      </w:pPr>
      <w:r>
        <w:rPr>
          <w:rtl w:val="0"/>
        </w:rPr>
        <w:t xml:space="preserve">Each construct is made of </w:t>
      </w:r>
      <w:r>
        <w:rPr>
          <w:b w:val="1"/>
          <w:bCs w:val="1"/>
          <w:rtl w:val="0"/>
        </w:rPr>
        <w:t xml:space="preserve">blocks</w:t>
      </w:r>
      <w:r>
        <w:rPr>
          <w:rtl w:val="0"/>
        </w:rPr>
        <w:t xml:space="preserve">.</w:t>
      </w:r>
    </w:p>
    <w:p w:rsidR="00000000" w:rsidDel="00000000" w:rsidP="00000000" w:rsidRDefault="00000000" w:rsidRPr="00000000" w14:paraId="00000066">
      <w:pPr>
        <w:spacing w:after="240" w:before="240" w:lineRule="auto"/>
        <w:rPr/>
      </w:pPr>
      <w:r>
        <w:rPr>
          <w:rtl w:val="0"/>
        </w:rPr>
        <w:t xml:space="preserve">A block:</w:t>
      </w:r>
    </w:p>
    <w:p w:rsidR="00000000" w:rsidDel="00000000" w:rsidP="00000000" w:rsidRDefault="00000000" w:rsidRPr="00000000" w14:paraId="00000067">
      <w:pPr>
        <w:numPr>
          <w:ilvl w:val="0"/>
          <w:numId w:val="24"/>
        </w:numPr>
        <w:spacing w:after="0" w:afterAutospacing="0" w:before="240" w:lineRule="auto"/>
        <w:ind w:left="720" w:hanging="360"/>
      </w:pPr>
      <w:r>
        <w:rPr>
          <w:rtl w:val="0"/>
        </w:rPr>
        <w:t xml:space="preserve">occupies one or more grid cells</w:t>
      </w:r>
    </w:p>
    <w:p w:rsidR="00000000" w:rsidDel="00000000" w:rsidP="00000000" w:rsidRDefault="00000000" w:rsidRPr="00000000" w14:paraId="00000068">
      <w:pPr>
        <w:numPr>
          <w:ilvl w:val="0"/>
          <w:numId w:val="24"/>
        </w:numPr>
        <w:spacing w:after="0" w:afterAutospacing="0" w:before="0" w:beforeAutospacing="0" w:lineRule="auto"/>
        <w:ind w:left="720" w:hanging="360"/>
      </w:pPr>
      <w:r>
        <w:rPr>
          <w:rtl w:val="0"/>
        </w:rPr>
        <w:t xml:space="preserve">may provide structure only, or structural + functional behavior</w:t>
      </w:r>
    </w:p>
    <w:p w:rsidR="00000000" w:rsidDel="00000000" w:rsidP="00000000" w:rsidRDefault="00000000" w:rsidRPr="00000000" w14:paraId="00000069">
      <w:pPr>
        <w:numPr>
          <w:ilvl w:val="0"/>
          <w:numId w:val="24"/>
        </w:numPr>
        <w:spacing w:after="0" w:afterAutospacing="0" w:before="0" w:beforeAutospacing="0" w:lineRule="auto"/>
        <w:ind w:left="720" w:hanging="360"/>
      </w:pPr>
      <w:r>
        <w:rPr>
          <w:rtl w:val="0"/>
        </w:rPr>
        <w:t xml:space="preserve">may expose connection points for power, logistics, or attachment</w:t>
      </w:r>
    </w:p>
    <w:p w:rsidR="00000000" w:rsidDel="00000000" w:rsidP="00000000" w:rsidRDefault="00000000" w:rsidRPr="00000000" w14:paraId="0000006A">
      <w:pPr>
        <w:numPr>
          <w:ilvl w:val="0"/>
          <w:numId w:val="24"/>
        </w:numPr>
        <w:spacing w:after="240" w:before="0" w:beforeAutospacing="0" w:lineRule="auto"/>
        <w:ind w:left="720" w:hanging="360"/>
      </w:pPr>
      <w:r>
        <w:rPr>
          <w:rtl w:val="0"/>
        </w:rPr>
        <w:t xml:space="preserve">may require support or valid adjacency rules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itgzgg7l2vo1" w:id="10"/>
      <w:bookmarkEnd w:id="10"/>
      <w:r>
        <w:rPr>
          <w:b w:val="1"/>
          <w:bCs w:val="1"/>
          <w:color w:val="000000"/>
          <w:sz w:val="26"/>
          <w:szCs w:val="26"/>
          <w:rtl w:val="0"/>
        </w:rPr>
        <w:t xml:space="preserve">Structural vs functional blocks</w:t>
      </w:r>
    </w:p>
    <w:p w:rsidR="00000000" w:rsidDel="00000000" w:rsidP="00000000" w:rsidRDefault="00000000" w:rsidRPr="00000000" w14:paraId="0000006C">
      <w:pPr>
        <w:spacing w:after="240" w:before="240" w:lineRule="auto"/>
        <w:rPr/>
      </w:pPr>
      <w:r>
        <w:rPr>
          <w:rtl w:val="0"/>
        </w:rPr>
        <w:t xml:space="preserve">You should distinguish between:</w:t>
      </w:r>
    </w:p>
    <w:p w:rsidR="00000000" w:rsidDel="00000000" w:rsidP="00000000" w:rsidRDefault="00000000" w:rsidRPr="00000000" w14:paraId="0000006D">
      <w:pPr>
        <w:numPr>
          <w:ilvl w:val="0"/>
          <w:numId w:val="23"/>
        </w:numPr>
        <w:spacing w:after="0" w:afterAutospacing="0" w:before="240" w:lineRule="auto"/>
        <w:ind w:left="720" w:hanging="360"/>
      </w:pPr>
      <w:r>
        <w:rPr>
          <w:b w:val="1"/>
          <w:bCs w:val="1"/>
          <w:rtl w:val="0"/>
        </w:rPr>
        <w:t xml:space="preserve">Structural blocks</w:t>
      </w:r>
    </w:p>
    <w:p w:rsidR="00000000" w:rsidDel="00000000" w:rsidP="00000000" w:rsidRDefault="00000000" w:rsidRPr="00000000" w14:paraId="0000006E">
      <w:pPr>
        <w:numPr>
          <w:ilvl w:val="1"/>
          <w:numId w:val="23"/>
        </w:numPr>
        <w:spacing w:after="0" w:afterAutospacing="0" w:before="0" w:beforeAutospacing="0" w:lineRule="auto"/>
        <w:ind w:left="1440" w:hanging="360"/>
      </w:pPr>
      <w:r>
        <w:rPr>
          <w:rtl w:val="0"/>
        </w:rPr>
        <w:t xml:space="preserve">foundations</w:t>
      </w:r>
    </w:p>
    <w:p w:rsidR="00000000" w:rsidDel="00000000" w:rsidP="00000000" w:rsidRDefault="00000000" w:rsidRPr="00000000" w14:paraId="0000006F">
      <w:pPr>
        <w:numPr>
          <w:ilvl w:val="1"/>
          <w:numId w:val="23"/>
        </w:numPr>
        <w:spacing w:after="0" w:afterAutospacing="0" w:before="0" w:beforeAutospacing="0" w:lineRule="auto"/>
        <w:ind w:left="1440" w:hanging="360"/>
      </w:pPr>
      <w:r>
        <w:rPr>
          <w:rtl w:val="0"/>
        </w:rPr>
        <w:t xml:space="preserve">walls</w:t>
      </w:r>
    </w:p>
    <w:p w:rsidR="00000000" w:rsidDel="00000000" w:rsidP="00000000" w:rsidRDefault="00000000" w:rsidRPr="00000000" w14:paraId="00000070">
      <w:pPr>
        <w:numPr>
          <w:ilvl w:val="1"/>
          <w:numId w:val="23"/>
        </w:numPr>
        <w:spacing w:after="0" w:afterAutospacing="0" w:before="0" w:beforeAutospacing="0" w:lineRule="auto"/>
        <w:ind w:left="1440" w:hanging="360"/>
      </w:pPr>
      <w:r>
        <w:rPr>
          <w:rtl w:val="0"/>
        </w:rPr>
        <w:t xml:space="preserve">armor</w:t>
      </w:r>
    </w:p>
    <w:p w:rsidR="00000000" w:rsidDel="00000000" w:rsidP="00000000" w:rsidRDefault="00000000" w:rsidRPr="00000000" w14:paraId="00000071">
      <w:pPr>
        <w:numPr>
          <w:ilvl w:val="1"/>
          <w:numId w:val="23"/>
        </w:numPr>
        <w:spacing w:after="0" w:afterAutospacing="0" w:before="0" w:beforeAutospacing="0" w:lineRule="auto"/>
        <w:ind w:left="1440" w:hanging="360"/>
      </w:pPr>
      <w:r>
        <w:rPr>
          <w:rtl w:val="0"/>
        </w:rPr>
        <w:t xml:space="preserve">frames</w:t>
      </w:r>
    </w:p>
    <w:p w:rsidR="00000000" w:rsidDel="00000000" w:rsidP="00000000" w:rsidRDefault="00000000" w:rsidRPr="00000000" w14:paraId="00000072">
      <w:pPr>
        <w:numPr>
          <w:ilvl w:val="0"/>
          <w:numId w:val="23"/>
        </w:numPr>
        <w:spacing w:after="0" w:afterAutospacing="0" w:before="0" w:beforeAutospacing="0" w:lineRule="auto"/>
        <w:ind w:left="720" w:hanging="360"/>
      </w:pPr>
      <w:r>
        <w:rPr>
          <w:b w:val="1"/>
          <w:bCs w:val="1"/>
          <w:rtl w:val="0"/>
        </w:rPr>
        <w:t xml:space="preserve">Functional blocks</w:t>
      </w:r>
    </w:p>
    <w:p w:rsidR="00000000" w:rsidDel="00000000" w:rsidP="00000000" w:rsidRDefault="00000000" w:rsidRPr="00000000" w14:paraId="00000073">
      <w:pPr>
        <w:numPr>
          <w:ilvl w:val="1"/>
          <w:numId w:val="23"/>
        </w:numPr>
        <w:spacing w:after="0" w:afterAutospacing="0" w:before="0" w:beforeAutospacing="0" w:lineRule="auto"/>
        <w:ind w:left="1440" w:hanging="360"/>
      </w:pPr>
      <w:r>
        <w:rPr>
          <w:rtl w:val="0"/>
        </w:rPr>
        <w:t xml:space="preserve">miners</w:t>
      </w:r>
    </w:p>
    <w:p w:rsidR="00000000" w:rsidDel="00000000" w:rsidP="00000000" w:rsidRDefault="00000000" w:rsidRPr="00000000" w14:paraId="00000074">
      <w:pPr>
        <w:numPr>
          <w:ilvl w:val="1"/>
          <w:numId w:val="23"/>
        </w:numPr>
        <w:spacing w:after="0" w:afterAutospacing="0" w:before="0" w:beforeAutospacing="0" w:lineRule="auto"/>
        <w:ind w:left="1440" w:hanging="360"/>
      </w:pPr>
      <w:r>
        <w:rPr>
          <w:rtl w:val="0"/>
        </w:rPr>
        <w:t xml:space="preserve">assemblers</w:t>
      </w:r>
    </w:p>
    <w:p w:rsidR="00000000" w:rsidDel="00000000" w:rsidP="00000000" w:rsidRDefault="00000000" w:rsidRPr="00000000" w14:paraId="00000075">
      <w:pPr>
        <w:numPr>
          <w:ilvl w:val="1"/>
          <w:numId w:val="23"/>
        </w:numPr>
        <w:spacing w:after="0" w:afterAutospacing="0" w:before="0" w:beforeAutospacing="0" w:lineRule="auto"/>
        <w:ind w:left="1440" w:hanging="360"/>
      </w:pPr>
      <w:r>
        <w:rPr>
          <w:rtl w:val="0"/>
        </w:rPr>
        <w:t xml:space="preserve">storage</w:t>
      </w:r>
    </w:p>
    <w:p w:rsidR="00000000" w:rsidDel="00000000" w:rsidP="00000000" w:rsidRDefault="00000000" w:rsidRPr="00000000" w14:paraId="00000076">
      <w:pPr>
        <w:numPr>
          <w:ilvl w:val="1"/>
          <w:numId w:val="23"/>
        </w:numPr>
        <w:spacing w:after="0" w:afterAutospacing="0" w:before="0" w:beforeAutospacing="0" w:lineRule="auto"/>
        <w:ind w:left="1440" w:hanging="360"/>
      </w:pPr>
      <w:r>
        <w:rPr>
          <w:rtl w:val="0"/>
        </w:rPr>
        <w:t xml:space="preserve">turrets</w:t>
      </w:r>
    </w:p>
    <w:p w:rsidR="00000000" w:rsidDel="00000000" w:rsidP="00000000" w:rsidRDefault="00000000" w:rsidRPr="00000000" w14:paraId="00000077">
      <w:pPr>
        <w:numPr>
          <w:ilvl w:val="1"/>
          <w:numId w:val="23"/>
        </w:numPr>
        <w:spacing w:after="0" w:afterAutospacing="0" w:before="0" w:beforeAutospacing="0" w:lineRule="auto"/>
        <w:ind w:left="1440" w:hanging="360"/>
      </w:pPr>
      <w:r>
        <w:rPr>
          <w:rtl w:val="0"/>
        </w:rPr>
        <w:t xml:space="preserve">power nodes</w:t>
      </w:r>
    </w:p>
    <w:p w:rsidR="00000000" w:rsidDel="00000000" w:rsidP="00000000" w:rsidRDefault="00000000" w:rsidRPr="00000000" w14:paraId="00000078">
      <w:pPr>
        <w:numPr>
          <w:ilvl w:val="1"/>
          <w:numId w:val="23"/>
        </w:numPr>
        <w:spacing w:after="0" w:afterAutospacing="0" w:before="0" w:beforeAutospacing="0" w:lineRule="auto"/>
        <w:ind w:left="1440" w:hanging="360"/>
      </w:pPr>
      <w:r>
        <w:rPr>
          <w:rtl w:val="0"/>
        </w:rPr>
        <w:t xml:space="preserve">generators</w:t>
      </w:r>
    </w:p>
    <w:p w:rsidR="00000000" w:rsidDel="00000000" w:rsidP="00000000" w:rsidRDefault="00000000" w:rsidRPr="00000000" w14:paraId="00000079">
      <w:pPr>
        <w:numPr>
          <w:ilvl w:val="1"/>
          <w:numId w:val="23"/>
        </w:numPr>
        <w:spacing w:after="0" w:afterAutospacing="0" w:before="0" w:beforeAutospacing="0" w:lineRule="auto"/>
        <w:ind w:left="1440" w:hanging="360"/>
      </w:pPr>
      <w:r>
        <w:rPr>
          <w:rtl w:val="0"/>
        </w:rPr>
        <w:t xml:space="preserve">conveyors/pipes/ports</w:t>
      </w:r>
    </w:p>
    <w:p w:rsidR="00000000" w:rsidDel="00000000" w:rsidP="00000000" w:rsidRDefault="00000000" w:rsidRPr="00000000" w14:paraId="0000007A">
      <w:pPr>
        <w:numPr>
          <w:ilvl w:val="1"/>
          <w:numId w:val="23"/>
        </w:numPr>
        <w:spacing w:after="240" w:before="0" w:beforeAutospacing="0" w:lineRule="auto"/>
        <w:ind w:left="1440" w:hanging="360"/>
      </w:pPr>
      <w:r>
        <w:rPr>
          <w:rtl w:val="0"/>
        </w:rPr>
        <w:t xml:space="preserve">control blocks</w:t>
      </w:r>
    </w:p>
    <w:p w:rsidR="00000000" w:rsidDel="00000000" w:rsidP="00000000" w:rsidRDefault="00000000" w:rsidRPr="00000000" w14:paraId="0000007B">
      <w:pPr>
        <w:spacing w:after="240" w:before="240" w:lineRule="auto"/>
        <w:rPr/>
      </w:pPr>
      <w:r>
        <w:rPr>
          <w:rtl w:val="0"/>
        </w:rPr>
        <w:t>This distinction helps the requirements doc a lot.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qmp040gyuyub" w:id="11"/>
      <w:bookmarkEnd w:id="11"/>
      <w:r>
        <w:rPr>
          <w:b w:val="1"/>
          <w:bCs w:val="1"/>
          <w:color w:val="000000"/>
          <w:sz w:val="26"/>
          <w:szCs w:val="26"/>
          <w:rtl w:val="0"/>
        </w:rPr>
        <w:t xml:space="preserve">Static vs dynamic constructs</w:t>
      </w:r>
    </w:p>
    <w:p w:rsidR="00000000" w:rsidDel="00000000" w:rsidP="00000000" w:rsidRDefault="00000000" w:rsidRPr="00000000" w14:paraId="0000007D">
      <w:pPr>
        <w:spacing w:after="240" w:before="240" w:lineRule="auto"/>
        <w:rPr/>
      </w:pPr>
      <w:r>
        <w:rPr>
          <w:rtl w:val="0"/>
        </w:rPr>
        <w:t xml:space="preserve">You already have a useful conceptual split here.</w:t>
      </w:r>
    </w:p>
    <w:p w:rsidR="00000000" w:rsidDel="00000000" w:rsidP="00000000" w:rsidRDefault="00000000" w:rsidRPr="00000000" w14:paraId="0000007E">
      <w:pPr>
        <w:numPr>
          <w:ilvl w:val="0"/>
          <w:numId w:val="6"/>
        </w:numPr>
        <w:spacing w:after="0" w:afterAutospacing="0" w:before="240" w:lineRule="auto"/>
        <w:ind w:left="720" w:hanging="360"/>
      </w:pPr>
      <w:r>
        <w:rPr>
          <w:b w:val="1"/>
          <w:bCs w:val="1"/>
          <w:rtl w:val="0"/>
        </w:rPr>
        <w:t xml:space="preserve">Static construct</w:t>
      </w:r>
    </w:p>
    <w:p w:rsidR="00000000" w:rsidDel="00000000" w:rsidP="00000000" w:rsidRDefault="00000000" w:rsidRPr="00000000" w14:paraId="0000007F">
      <w:pPr>
        <w:numPr>
          <w:ilvl w:val="1"/>
          <w:numId w:val="6"/>
        </w:numPr>
        <w:spacing w:after="0" w:afterAutospacing="0" w:before="0" w:beforeAutospacing="0" w:lineRule="auto"/>
        <w:ind w:left="1440" w:hanging="360"/>
      </w:pPr>
      <w:r>
        <w:rPr>
          <w:rtl w:val="0"/>
        </w:rPr>
        <w:t xml:space="preserve">anchored to terrain/foundation</w:t>
      </w:r>
    </w:p>
    <w:p w:rsidR="00000000" w:rsidDel="00000000" w:rsidP="00000000" w:rsidRDefault="00000000" w:rsidRPr="00000000" w14:paraId="00000080">
      <w:pPr>
        <w:numPr>
          <w:ilvl w:val="1"/>
          <w:numId w:val="6"/>
        </w:numPr>
        <w:spacing w:after="0" w:afterAutospacing="0" w:before="0" w:beforeAutospacing="0" w:lineRule="auto"/>
        <w:ind w:left="1440" w:hanging="360"/>
      </w:pPr>
      <w:r>
        <w:rPr>
          <w:rtl w:val="0"/>
        </w:rPr>
        <w:t xml:space="preserve">behaves as a base or fixed structure</w:t>
      </w:r>
    </w:p>
    <w:p w:rsidR="00000000" w:rsidDel="00000000" w:rsidP="00000000" w:rsidRDefault="00000000" w:rsidRPr="00000000" w14:paraId="00000081">
      <w:pPr>
        <w:numPr>
          <w:ilvl w:val="1"/>
          <w:numId w:val="6"/>
        </w:numPr>
        <w:spacing w:after="0" w:afterAutospacing="0" w:before="0" w:beforeAutospacing="0" w:lineRule="auto"/>
        <w:ind w:left="1440" w:hanging="360"/>
      </w:pPr>
      <w:r>
        <w:rPr>
          <w:rtl w:val="0"/>
        </w:rPr>
        <w:t xml:space="preserve">usually supports industry and defense</w:t>
      </w:r>
    </w:p>
    <w:p w:rsidR="00000000" w:rsidDel="00000000" w:rsidP="00000000" w:rsidRDefault="00000000" w:rsidRPr="00000000" w14:paraId="00000082">
      <w:pPr>
        <w:numPr>
          <w:ilvl w:val="0"/>
          <w:numId w:val="6"/>
        </w:numPr>
        <w:spacing w:after="0" w:afterAutospacing="0" w:before="0" w:beforeAutospacing="0" w:lineRule="auto"/>
        <w:ind w:left="720" w:hanging="360"/>
      </w:pPr>
      <w:r>
        <w:rPr>
          <w:b w:val="1"/>
          <w:bCs w:val="1"/>
          <w:rtl w:val="0"/>
        </w:rPr>
        <w:t xml:space="preserve">Dynamic construct</w:t>
      </w:r>
    </w:p>
    <w:p w:rsidR="00000000" w:rsidDel="00000000" w:rsidP="00000000" w:rsidRDefault="00000000" w:rsidRPr="00000000" w14:paraId="00000083">
      <w:pPr>
        <w:numPr>
          <w:ilvl w:val="1"/>
          <w:numId w:val="6"/>
        </w:numPr>
        <w:spacing w:after="0" w:afterAutospacing="0" w:before="0" w:beforeAutospacing="0" w:lineRule="auto"/>
        <w:ind w:left="1440" w:hanging="360"/>
      </w:pPr>
      <w:r>
        <w:rPr>
          <w:rtl w:val="0"/>
        </w:rPr>
        <w:t xml:space="preserve">not terrain-anchored in the same way</w:t>
      </w:r>
    </w:p>
    <w:p w:rsidR="00000000" w:rsidDel="00000000" w:rsidP="00000000" w:rsidRDefault="00000000" w:rsidRPr="00000000" w14:paraId="00000084">
      <w:pPr>
        <w:numPr>
          <w:ilvl w:val="1"/>
          <w:numId w:val="6"/>
        </w:numPr>
        <w:spacing w:after="0" w:afterAutospacing="0" w:before="0" w:beforeAutospacing="0" w:lineRule="auto"/>
        <w:ind w:left="1440" w:hanging="360"/>
      </w:pPr>
      <w:r>
        <w:rPr>
          <w:rtl w:val="0"/>
        </w:rPr>
        <w:t xml:space="preserve">can move as a single unit</w:t>
      </w:r>
    </w:p>
    <w:p w:rsidR="00000000" w:rsidDel="00000000" w:rsidP="00000000" w:rsidRDefault="00000000" w:rsidRPr="00000000" w14:paraId="00000085">
      <w:pPr>
        <w:numPr>
          <w:ilvl w:val="1"/>
          <w:numId w:val="6"/>
        </w:numPr>
        <w:spacing w:after="240" w:before="0" w:beforeAutospacing="0" w:lineRule="auto"/>
        <w:ind w:left="1440" w:hanging="360"/>
      </w:pPr>
      <w:r>
        <w:rPr>
          <w:rtl w:val="0"/>
        </w:rPr>
        <w:t xml:space="preserve">behaves as a vehicle/platform</w:t>
      </w:r>
    </w:p>
    <w:p w:rsidR="00000000" w:rsidDel="00000000" w:rsidP="00000000" w:rsidRDefault="00000000" w:rsidRPr="00000000" w14:paraId="00000086">
      <w:pPr>
        <w:spacing w:after="240" w:before="240" w:lineRule="auto"/>
        <w:rPr/>
      </w:pPr>
      <w:r>
        <w:rPr>
          <w:rtl w:val="0"/>
        </w:rPr>
        <w:t xml:space="preserve">This lets the game support both bases and vehicles using the same core block system.</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tw9lwfv22j3a" w:id="12"/>
      <w:bookmarkEnd w:id="12"/>
      <w:r>
        <w:rPr>
          <w:b w:val="1"/>
          <w:bCs w:val="1"/>
          <w:color w:val="000000"/>
          <w:sz w:val="26"/>
          <w:szCs w:val="26"/>
          <w:rtl w:val="0"/>
        </w:rPr>
        <w:t xml:space="preserve">Power relationship</w:t>
      </w:r>
    </w:p>
    <w:p w:rsidR="00000000" w:rsidDel="00000000" w:rsidP="00000000" w:rsidRDefault="00000000" w:rsidRPr="00000000" w14:paraId="00000088">
      <w:pPr>
        <w:spacing w:after="240" w:before="240" w:lineRule="auto"/>
        <w:rPr/>
      </w:pPr>
      <w:r>
        <w:rPr>
          <w:rtl w:val="0"/>
        </w:rPr>
        <w:t xml:space="preserve">Power does </w:t>
      </w:r>
      <w:r>
        <w:rPr>
          <w:b w:val="1"/>
          <w:bCs w:val="1"/>
          <w:rtl w:val="0"/>
        </w:rPr>
        <w:t xml:space="preserve">not</w:t>
      </w:r>
      <w:r>
        <w:rPr>
          <w:rtl w:val="0"/>
        </w:rPr>
        <w:t xml:space="preserve"> automatically exist everywhere in the construct just because blocks touch.</w:t>
      </w:r>
    </w:p>
    <w:p w:rsidR="00000000" w:rsidDel="00000000" w:rsidP="00000000" w:rsidRDefault="00000000" w:rsidRPr="00000000" w14:paraId="00000089">
      <w:pPr>
        <w:spacing w:after="240" w:before="240" w:lineRule="auto"/>
        <w:rPr/>
      </w:pPr>
      <w:r>
        <w:rPr>
          <w:rtl w:val="0"/>
        </w:rPr>
        <w:t xml:space="preserve">Instead, power flows through a </w:t>
      </w:r>
      <w:r>
        <w:rPr>
          <w:b w:val="1"/>
          <w:bCs w:val="1"/>
          <w:rtl w:val="0"/>
        </w:rPr>
        <w:t xml:space="preserve">power network</w:t>
      </w:r>
      <w:r>
        <w:rPr>
          <w:rtl w:val="0"/>
        </w:rPr>
        <w:t xml:space="preserve">.</w:t>
      </w:r>
    </w:p>
    <w:p w:rsidR="00000000" w:rsidDel="00000000" w:rsidP="00000000" w:rsidRDefault="00000000" w:rsidRPr="00000000" w14:paraId="0000008A">
      <w:pPr>
        <w:spacing w:after="240" w:before="240" w:lineRule="auto"/>
        <w:rPr/>
      </w:pPr>
      <w:r>
        <w:rPr>
          <w:rtl w:val="0"/>
        </w:rPr>
        <w:t xml:space="preserve">That means:</w:t>
      </w:r>
    </w:p>
    <w:p w:rsidR="00000000" w:rsidDel="00000000" w:rsidP="00000000" w:rsidRDefault="00000000" w:rsidRPr="00000000" w14:paraId="0000008B">
      <w:pPr>
        <w:numPr>
          <w:ilvl w:val="0"/>
          <w:numId w:val="3"/>
        </w:numPr>
        <w:spacing w:after="0" w:afterAutospacing="0" w:before="240" w:lineRule="auto"/>
        <w:ind w:left="720" w:hanging="360"/>
      </w:pPr>
      <w:r>
        <w:rPr>
          <w:rtl w:val="0"/>
        </w:rPr>
        <w:t xml:space="preserve">a machine must be connected to power infrastructure</w:t>
      </w:r>
    </w:p>
    <w:p w:rsidR="00000000" w:rsidDel="00000000" w:rsidP="00000000" w:rsidRDefault="00000000" w:rsidRPr="00000000" w14:paraId="0000008C">
      <w:pPr>
        <w:numPr>
          <w:ilvl w:val="0"/>
          <w:numId w:val="3"/>
        </w:numPr>
        <w:spacing w:after="0" w:afterAutospacing="0" w:before="0" w:beforeAutospacing="0" w:lineRule="auto"/>
        <w:ind w:left="720" w:hanging="360"/>
      </w:pPr>
      <w:r>
        <w:rPr>
          <w:rtl w:val="0"/>
        </w:rPr>
        <w:t xml:space="preserve">touching structurally is not enough unless that block type is also a valid power carrier</w:t>
      </w:r>
    </w:p>
    <w:p w:rsidR="00000000" w:rsidDel="00000000" w:rsidP="00000000" w:rsidRDefault="00000000" w:rsidRPr="00000000" w14:paraId="0000008D">
      <w:pPr>
        <w:numPr>
          <w:ilvl w:val="0"/>
          <w:numId w:val="3"/>
        </w:numPr>
        <w:spacing w:after="0" w:afterAutospacing="0" w:before="0" w:beforeAutospacing="0" w:lineRule="auto"/>
        <w:ind w:left="720" w:hanging="360"/>
      </w:pPr>
      <w:r>
        <w:rPr>
          <w:rtl w:val="0"/>
        </w:rPr>
        <w:t xml:space="preserve">bases may contain multiple distinct power networks</w:t>
      </w:r>
    </w:p>
    <w:p w:rsidR="00000000" w:rsidDel="00000000" w:rsidP="00000000" w:rsidRDefault="00000000" w:rsidRPr="00000000" w14:paraId="0000008E">
      <w:pPr>
        <w:numPr>
          <w:ilvl w:val="0"/>
          <w:numId w:val="3"/>
        </w:numPr>
        <w:spacing w:after="240" w:before="0" w:beforeAutospacing="0" w:lineRule="auto"/>
        <w:ind w:left="720" w:hanging="360"/>
      </w:pPr>
      <w:r>
        <w:rPr>
          <w:rtl w:val="0"/>
        </w:rPr>
        <w:t xml:space="preserve">disconnected sections can lose power independently</w:t>
      </w:r>
    </w:p>
    <w:p w:rsidR="00000000" w:rsidDel="00000000" w:rsidP="00000000" w:rsidRDefault="00000000" w:rsidRPr="00000000" w14:paraId="0000008F">
      <w:pPr>
        <w:spacing w:after="240" w:before="240" w:lineRule="auto"/>
        <w:rPr/>
      </w:pPr>
      <w:r>
        <w:rPr>
          <w:rtl w:val="0"/>
        </w:rPr>
        <w:t xml:space="preserve">That supports the Factorio/Satisfactory direction you wanted.</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ynyfrqr85i1n" w:id="13"/>
      <w:bookmarkEnd w:id="13"/>
      <w:r>
        <w:rPr>
          <w:b w:val="1"/>
          <w:bCs w:val="1"/>
          <w:color w:val="000000"/>
          <w:sz w:val="26"/>
          <w:szCs w:val="26"/>
          <w:rtl w:val="0"/>
        </w:rPr>
        <w:t xml:space="preserve">Logistics relationship</w:t>
      </w:r>
    </w:p>
    <w:p w:rsidR="00000000" w:rsidDel="00000000" w:rsidP="00000000" w:rsidRDefault="00000000" w:rsidRPr="00000000" w14:paraId="00000091">
      <w:pPr>
        <w:spacing w:after="240" w:before="240" w:lineRule="auto"/>
        <w:rPr/>
      </w:pPr>
      <w:r>
        <w:rPr>
          <w:rtl w:val="0"/>
        </w:rPr>
        <w:t xml:space="preserve">Items/resources also do not move automatically through the whole construct.</w:t>
      </w:r>
    </w:p>
    <w:p w:rsidR="00000000" w:rsidDel="00000000" w:rsidP="00000000" w:rsidRDefault="00000000" w:rsidRPr="00000000" w14:paraId="00000092">
      <w:pPr>
        <w:spacing w:after="240" w:before="240" w:lineRule="auto"/>
        <w:rPr/>
      </w:pPr>
      <w:r>
        <w:rPr>
          <w:rtl w:val="0"/>
        </w:rPr>
        <w:t xml:space="preserve">They move through a </w:t>
      </w:r>
      <w:r>
        <w:rPr>
          <w:b w:val="1"/>
          <w:bCs w:val="1"/>
          <w:rtl w:val="0"/>
        </w:rPr>
        <w:t xml:space="preserve">logistics network</w:t>
      </w:r>
      <w:r>
        <w:rPr>
          <w:rtl w:val="0"/>
        </w:rPr>
        <w:t xml:space="preserve"> made of valid transfer components.</w:t>
      </w:r>
    </w:p>
    <w:p w:rsidR="00000000" w:rsidDel="00000000" w:rsidP="00000000" w:rsidRDefault="00000000" w:rsidRPr="00000000" w14:paraId="00000093">
      <w:pPr>
        <w:spacing w:after="240" w:before="240" w:lineRule="auto"/>
        <w:rPr/>
      </w:pPr>
      <w:r>
        <w:rPr>
          <w:rtl w:val="0"/>
        </w:rPr>
        <w:t xml:space="preserve">That means:</w:t>
      </w:r>
    </w:p>
    <w:p w:rsidR="00000000" w:rsidDel="00000000" w:rsidP="00000000" w:rsidRDefault="00000000" w:rsidRPr="00000000" w14:paraId="00000094">
      <w:pPr>
        <w:numPr>
          <w:ilvl w:val="0"/>
          <w:numId w:val="16"/>
        </w:numPr>
        <w:spacing w:after="0" w:afterAutospacing="0" w:before="240" w:lineRule="auto"/>
        <w:ind w:left="720" w:hanging="360"/>
      </w:pPr>
      <w:r>
        <w:rPr>
          <w:rtl w:val="0"/>
        </w:rPr>
        <w:t xml:space="preserve">storage, machines, belts, pipes, ports, etc. define item flow</w:t>
      </w:r>
    </w:p>
    <w:p w:rsidR="00000000" w:rsidDel="00000000" w:rsidP="00000000" w:rsidRDefault="00000000" w:rsidRPr="00000000" w14:paraId="00000095">
      <w:pPr>
        <w:numPr>
          <w:ilvl w:val="0"/>
          <w:numId w:val="16"/>
        </w:numPr>
        <w:spacing w:after="0" w:afterAutospacing="0" w:before="0" w:beforeAutospacing="0" w:lineRule="auto"/>
        <w:ind w:left="720" w:hanging="360"/>
      </w:pPr>
      <w:r>
        <w:rPr>
          <w:rtl w:val="0"/>
        </w:rPr>
        <w:t xml:space="preserve">adjacency alone is not enough unless the design says so</w:t>
      </w:r>
    </w:p>
    <w:p w:rsidR="00000000" w:rsidDel="00000000" w:rsidP="00000000" w:rsidRDefault="00000000" w:rsidRPr="00000000" w14:paraId="00000096">
      <w:pPr>
        <w:numPr>
          <w:ilvl w:val="0"/>
          <w:numId w:val="16"/>
        </w:numPr>
        <w:spacing w:after="240" w:before="0" w:beforeAutospacing="0" w:lineRule="auto"/>
        <w:ind w:left="720" w:hanging="360"/>
      </w:pPr>
      <w:r>
        <w:rPr>
          <w:rtl w:val="0"/>
        </w:rPr>
        <w:t xml:space="preserve">production requires deliberate logistics planning</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gqe080ldb3ke" w:id="14"/>
      <w:bookmarkEnd w:id="14"/>
      <w:r>
        <w:rPr>
          <w:b w:val="1"/>
          <w:bCs w:val="1"/>
          <w:color w:val="000000"/>
          <w:sz w:val="26"/>
          <w:szCs w:val="26"/>
          <w:rtl w:val="0"/>
        </w:rPr>
        <w:t xml:space="preserve">Vehicle relationship</w:t>
      </w:r>
    </w:p>
    <w:p w:rsidR="00000000" w:rsidDel="00000000" w:rsidP="00000000" w:rsidRDefault="00000000" w:rsidRPr="00000000" w14:paraId="00000098">
      <w:pPr>
        <w:spacing w:after="240" w:before="240" w:lineRule="auto"/>
        <w:rPr/>
      </w:pPr>
      <w:r>
        <w:rPr>
          <w:rtl w:val="0"/>
        </w:rPr>
        <w:t xml:space="preserve">Vehicles are just </w:t>
      </w:r>
      <w:r>
        <w:rPr>
          <w:b w:val="1"/>
          <w:bCs w:val="1"/>
          <w:rtl w:val="0"/>
        </w:rPr>
        <w:t xml:space="preserve">dynamic constructs with the required movement/control components</w:t>
      </w:r>
      <w:r>
        <w:rPr>
          <w:rtl w:val="0"/>
        </w:rPr>
        <w:t xml:space="preserve">.</w:t>
      </w:r>
    </w:p>
    <w:p w:rsidR="00000000" w:rsidDel="00000000" w:rsidP="00000000" w:rsidRDefault="00000000" w:rsidRPr="00000000" w14:paraId="00000099">
      <w:pPr>
        <w:spacing w:after="240" w:before="240" w:lineRule="auto"/>
        <w:rPr/>
      </w:pPr>
      <w:r>
        <w:rPr>
          <w:rtl w:val="0"/>
        </w:rPr>
        <w:t xml:space="preserve">So instead of making “vehicle” a totally separate system, you can define:</w:t>
      </w:r>
    </w:p>
    <w:p w:rsidR="00000000" w:rsidDel="00000000" w:rsidP="00000000" w:rsidRDefault="00000000" w:rsidRPr="00000000" w14:paraId="0000009A">
      <w:pPr>
        <w:spacing w:after="240" w:before="240" w:lineRule="auto"/>
        <w:rPr>
          <w:b w:val="1"/>
          <w:bCs w:val="1"/>
        </w:rPr>
      </w:pPr>
      <w:r>
        <w:rPr>
          <w:b w:val="1"/>
          <w:bCs w:val="1"/>
          <w:rtl w:val="0"/>
        </w:rPr>
        <w:t xml:space="preserve">A vehicle is a construct that contains the minimum components required for controlled movement.</w:t>
      </w:r>
    </w:p>
    <w:p w:rsidR="00000000" w:rsidDel="00000000" w:rsidP="00000000" w:rsidRDefault="00000000" w:rsidRPr="00000000" w14:paraId="0000009B">
      <w:pPr>
        <w:spacing w:after="240" w:before="240" w:lineRule="auto"/>
        <w:rPr/>
      </w:pPr>
      <w:r>
        <w:rPr>
          <w:rtl w:val="0"/>
        </w:rPr>
        <w:t xml:space="preserve">For example:</w:t>
      </w:r>
    </w:p>
    <w:p w:rsidR="00000000" w:rsidDel="00000000" w:rsidP="00000000" w:rsidRDefault="00000000" w:rsidRPr="00000000" w14:paraId="0000009C">
      <w:pPr>
        <w:numPr>
          <w:ilvl w:val="0"/>
          <w:numId w:val="11"/>
        </w:numPr>
        <w:spacing w:after="0" w:afterAutospacing="0" w:before="240" w:lineRule="auto"/>
        <w:ind w:left="720" w:hanging="360"/>
      </w:pPr>
      <w:r>
        <w:rPr>
          <w:rtl w:val="0"/>
        </w:rPr>
        <w:t xml:space="preserve">control seat/core</w:t>
      </w:r>
    </w:p>
    <w:p w:rsidR="00000000" w:rsidDel="00000000" w:rsidP="00000000" w:rsidRDefault="00000000" w:rsidRPr="00000000" w14:paraId="0000009D">
      <w:pPr>
        <w:numPr>
          <w:ilvl w:val="0"/>
          <w:numId w:val="11"/>
        </w:numPr>
        <w:spacing w:after="0" w:afterAutospacing="0" w:before="0" w:beforeAutospacing="0" w:lineRule="auto"/>
        <w:ind w:left="720" w:hanging="360"/>
      </w:pPr>
      <w:r>
        <w:rPr>
          <w:rtl w:val="0"/>
        </w:rPr>
        <w:t xml:space="preserve">power source or connected power</w:t>
      </w:r>
    </w:p>
    <w:p w:rsidR="00000000" w:rsidDel="00000000" w:rsidP="00000000" w:rsidRDefault="00000000" w:rsidRPr="00000000" w14:paraId="0000009E">
      <w:pPr>
        <w:numPr>
          <w:ilvl w:val="0"/>
          <w:numId w:val="11"/>
        </w:numPr>
        <w:spacing w:after="0" w:afterAutospacing="0" w:before="0" w:beforeAutospacing="0" w:lineRule="auto"/>
        <w:ind w:left="720" w:hanging="360"/>
      </w:pPr>
      <w:r>
        <w:rPr>
          <w:rtl w:val="0"/>
        </w:rPr>
        <w:t xml:space="preserve">propulsion components</w:t>
      </w:r>
    </w:p>
    <w:p w:rsidR="00000000" w:rsidDel="00000000" w:rsidP="00000000" w:rsidRDefault="00000000" w:rsidRPr="00000000" w14:paraId="0000009F">
      <w:pPr>
        <w:numPr>
          <w:ilvl w:val="0"/>
          <w:numId w:val="11"/>
        </w:numPr>
        <w:spacing w:after="240" w:before="0" w:beforeAutospacing="0" w:lineRule="auto"/>
        <w:ind w:left="720" w:hanging="360"/>
      </w:pPr>
      <w:r>
        <w:rPr>
          <w:rtl w:val="0"/>
        </w:rPr>
        <w:t xml:space="preserve">structural integrity sufficient to function</w:t>
      </w:r>
    </w:p>
    <w:p w:rsidR="00000000" w:rsidDel="00000000" w:rsidP="00000000" w:rsidRDefault="00000000" w:rsidRPr="00000000" w14:paraId="000000A0">
      <w:pPr>
        <w:spacing w:after="240" w:before="240" w:lineRule="auto"/>
        <w:rPr/>
      </w:pPr>
      <w:r>
        <w:rPr>
          <w:rtl w:val="0"/>
        </w:rPr>
        <w:t xml:space="preserve">This is a strong requirement-level idea because it keeps your architecture unified.</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704ed4i1pb1n" w:id="15"/>
      <w:bookmarkEnd w:id="15"/>
      <w:r>
        <w:rPr>
          <w:b w:val="1"/>
          <w:bCs w:val="1"/>
          <w:color w:val="000000"/>
          <w:sz w:val="26"/>
          <w:szCs w:val="26"/>
          <w:rtl w:val="0"/>
        </w:rPr>
        <w:t xml:space="preserve">Defense relationship</w:t>
      </w:r>
    </w:p>
    <w:p w:rsidR="00000000" w:rsidDel="00000000" w:rsidP="00000000" w:rsidRDefault="00000000" w:rsidRPr="00000000" w14:paraId="000000A2">
      <w:pPr>
        <w:spacing w:after="240" w:before="240" w:lineRule="auto"/>
        <w:rPr/>
      </w:pPr>
      <w:r>
        <w:rPr>
          <w:rtl w:val="0"/>
        </w:rPr>
        <w:t xml:space="preserve">Defense structures are also constructs or parts of constructs.</w:t>
      </w:r>
    </w:p>
    <w:p w:rsidR="00000000" w:rsidDel="00000000" w:rsidP="00000000" w:rsidRDefault="00000000" w:rsidRPr="00000000" w14:paraId="000000A3">
      <w:pPr>
        <w:spacing w:after="240" w:before="240" w:lineRule="auto"/>
        <w:rPr/>
      </w:pPr>
      <w:r>
        <w:rPr>
          <w:rtl w:val="0"/>
        </w:rPr>
        <w:t xml:space="preserve">Examples:</w:t>
      </w:r>
    </w:p>
    <w:p w:rsidR="00000000" w:rsidDel="00000000" w:rsidP="00000000" w:rsidRDefault="00000000" w:rsidRPr="00000000" w14:paraId="000000A4">
      <w:pPr>
        <w:numPr>
          <w:ilvl w:val="0"/>
          <w:numId w:val="21"/>
        </w:numPr>
        <w:spacing w:after="0" w:afterAutospacing="0" w:before="240" w:lineRule="auto"/>
        <w:ind w:left="720" w:hanging="360"/>
      </w:pPr>
      <w:r>
        <w:rPr>
          <w:rtl w:val="0"/>
        </w:rPr>
        <w:t xml:space="preserve">turret blocks on a base</w:t>
      </w:r>
    </w:p>
    <w:p w:rsidR="00000000" w:rsidDel="00000000" w:rsidP="00000000" w:rsidRDefault="00000000" w:rsidRPr="00000000" w14:paraId="000000A5">
      <w:pPr>
        <w:numPr>
          <w:ilvl w:val="0"/>
          <w:numId w:val="21"/>
        </w:numPr>
        <w:spacing w:after="0" w:afterAutospacing="0" w:before="0" w:beforeAutospacing="0" w:lineRule="auto"/>
        <w:ind w:left="720" w:hanging="360"/>
      </w:pPr>
      <w:r>
        <w:rPr>
          <w:rtl w:val="0"/>
        </w:rPr>
        <w:t xml:space="preserve">armored walls</w:t>
      </w:r>
    </w:p>
    <w:p w:rsidR="00000000" w:rsidDel="00000000" w:rsidP="00000000" w:rsidRDefault="00000000" w:rsidRPr="00000000" w14:paraId="000000A6">
      <w:pPr>
        <w:numPr>
          <w:ilvl w:val="0"/>
          <w:numId w:val="21"/>
        </w:numPr>
        <w:spacing w:after="0" w:afterAutospacing="0" w:before="0" w:beforeAutospacing="0" w:lineRule="auto"/>
        <w:ind w:left="720" w:hanging="360"/>
      </w:pPr>
      <w:r>
        <w:rPr>
          <w:rtl w:val="0"/>
        </w:rPr>
        <w:t xml:space="preserve">mobile combat vehicle</w:t>
      </w:r>
    </w:p>
    <w:p w:rsidR="00000000" w:rsidDel="00000000" w:rsidP="00000000" w:rsidRDefault="00000000" w:rsidRPr="00000000" w14:paraId="000000A7">
      <w:pPr>
        <w:numPr>
          <w:ilvl w:val="0"/>
          <w:numId w:val="21"/>
        </w:numPr>
        <w:spacing w:after="240" w:before="0" w:beforeAutospacing="0" w:lineRule="auto"/>
        <w:ind w:left="720" w:hanging="360"/>
      </w:pPr>
      <w:r>
        <w:rPr>
          <w:rtl w:val="0"/>
        </w:rPr>
        <w:t xml:space="preserve">power-fed shield system later</w:t>
      </w:r>
    </w:p>
    <w:p w:rsidR="00000000" w:rsidDel="00000000" w:rsidP="00000000" w:rsidRDefault="00000000" w:rsidRPr="00000000" w14:paraId="000000A8">
      <w:pPr>
        <w:spacing w:after="240" w:before="240" w:lineRule="auto"/>
        <w:rPr/>
      </w:pPr>
      <w:r>
        <w:rPr>
          <w:rtl w:val="0"/>
        </w:rPr>
        <w:t xml:space="preserve">So combat also plugs into the same construct model instead of being separate.</w:t>
      </w:r>
    </w:p>
    <w:p w:rsidR="00000000" w:rsidDel="00000000" w:rsidP="00000000" w:rsidRDefault="00000000" w:rsidRPr="00000000" w14:paraId="000000A9">
      <w:pPr>
        <w:pStyle w:val="Heading1"/>
        <w:numPr>
          <w:ilvl w:val="0"/>
          <w:numId w:val="2"/>
        </w:numPr>
        <w:spacing w:after="0" w:afterAutospacing="0"/>
        <w:ind w:left="720" w:hanging="360"/>
        <w:rPr>
          <w:b w:val="1"/>
          <w:bCs w:val="1"/>
        </w:rPr>
      </w:pPr>
      <w:bookmarkStart w:colFirst="0" w:colLast="0" w:name="_pxnhersnvnyd" w:id="16"/>
      <w:bookmarkEnd w:id="16"/>
      <w:r>
        <w:rPr>
          <w:b w:val="1"/>
          <w:bCs w:val="1"/>
          <w:rtl w:val="0"/>
        </w:rPr>
        <w:t xml:space="preserve">Major Systems</w:t>
      </w:r>
    </w:p>
    <w:p w:rsidR="00000000" w:rsidDel="00000000" w:rsidP="00000000" w:rsidRDefault="00000000" w:rsidRPr="00000000" w14:paraId="000000AA">
      <w:pPr>
        <w:numPr>
          <w:ilvl w:val="0"/>
          <w:numId w:val="7"/>
        </w:numPr>
        <w:ind w:left="720" w:hanging="360"/>
        <w:rPr>
          <w:b w:val="1"/>
          <w:bCs w:val="1"/>
          <w:u w:val="none"/>
        </w:rPr>
      </w:pPr>
      <w:r>
        <w:rPr>
          <w:b w:val="1"/>
          <w:bCs w:val="1"/>
          <w:rtl w:val="0"/>
        </w:rPr>
        <w:t xml:space="preserve">World and Environment</w:t>
      </w:r>
    </w:p>
    <w:p w:rsidR="00000000" w:rsidDel="00000000" w:rsidP="00000000" w:rsidRDefault="00000000" w:rsidRPr="00000000" w14:paraId="000000AB">
      <w:pPr>
        <w:numPr>
          <w:ilvl w:val="0"/>
          <w:numId w:val="8"/>
        </w:numPr>
        <w:ind w:left="1440" w:hanging="360"/>
        <w:rPr>
          <w:b w:val="1"/>
          <w:bCs w:val="1"/>
        </w:rPr>
      </w:pPr>
      <w:r>
        <w:rPr>
          <w:b w:val="1"/>
          <w:bCs w:val="1"/>
          <w:rtl w:val="0"/>
        </w:rPr>
        <w:t xml:space="preserve">Purpose</w:t>
      </w:r>
    </w:p>
    <w:p w:rsidR="00000000" w:rsidDel="00000000" w:rsidP="00000000" w:rsidRDefault="00000000" w:rsidRPr="00000000" w14:paraId="000000AC">
      <w:pPr>
        <w:ind w:left="1440" w:firstLine="0"/>
        <w:rPr/>
      </w:pPr>
      <w:r>
        <w:rPr>
          <w:rtl w:val="0"/>
        </w:rPr>
        <w:tab/>
        <w:t xml:space="preserve">The World and Environment system defines the physical environment in which gameplay occurs. This includes planetary terrain, gravity, biome regions, resource distribution, and environmental rules that affect construction, movement, exploration, and combat.</w:t>
      </w:r>
    </w:p>
    <w:p w:rsidR="00000000" w:rsidDel="00000000" w:rsidP="00000000" w:rsidRDefault="00000000" w:rsidRPr="00000000" w14:paraId="000000AD">
      <w:pPr>
        <w:ind w:left="1440" w:firstLine="720"/>
        <w:rPr/>
      </w:pPr>
      <w:r>
        <w:rPr>
          <w:rtl w:val="0"/>
        </w:rPr>
        <w:t xml:space="preserve">The world provides the spatial context for all player-built constructs, resource extraction, and enemy activity.</w:t>
      </w:r>
    </w:p>
    <w:p w:rsidR="00000000" w:rsidDel="00000000" w:rsidP="00000000" w:rsidRDefault="00000000" w:rsidRPr="00000000" w14:paraId="000000AE">
      <w:pPr>
        <w:ind w:left="1440" w:firstLine="720"/>
        <w:rPr/>
      </w:pPr>
      <w:r>
        <w:rPr>
          <w:rtl w:val="0"/>
        </w:rPr>
      </w:r>
    </w:p>
    <w:p w:rsidR="00000000" w:rsidDel="00000000" w:rsidP="00000000" w:rsidRDefault="00000000" w:rsidRPr="00000000" w14:paraId="000000AF">
      <w:pPr>
        <w:numPr>
          <w:ilvl w:val="0"/>
          <w:numId w:val="8"/>
        </w:numPr>
        <w:ind w:left="1440" w:hanging="360"/>
        <w:rPr>
          <w:b w:val="1"/>
          <w:bCs w:val="1"/>
        </w:rPr>
      </w:pPr>
      <w:r>
        <w:rPr>
          <w:b w:val="1"/>
          <w:bCs w:val="1"/>
          <w:rtl w:val="0"/>
        </w:rPr>
        <w:t xml:space="preserve">Planetary Terrain</w:t>
      </w:r>
    </w:p>
    <w:p w:rsidR="00000000" w:rsidDel="00000000" w:rsidP="00000000" w:rsidRDefault="00000000" w:rsidRPr="00000000" w14:paraId="000000B0">
      <w:pPr>
        <w:ind w:left="1440" w:firstLine="720"/>
        <w:rPr/>
      </w:pPr>
      <w:r>
        <w:rPr>
          <w:rtl w:val="0"/>
        </w:rPr>
        <w:t xml:space="preserve">The game world exists on one or more planetary environments composed of continuous terrain surfaces.</w:t>
      </w:r>
    </w:p>
    <w:p w:rsidR="00000000" w:rsidDel="00000000" w:rsidP="00000000" w:rsidRDefault="00000000" w:rsidRPr="00000000" w14:paraId="000000B1">
      <w:pPr>
        <w:ind w:left="1440" w:firstLine="0"/>
        <w:rPr/>
      </w:pPr>
      <w:r>
        <w:rPr>
          <w:rtl w:val="0"/>
        </w:rPr>
      </w:r>
    </w:p>
    <w:p w:rsidR="00000000" w:rsidDel="00000000" w:rsidP="00000000" w:rsidRDefault="00000000" w:rsidRPr="00000000" w14:paraId="000000B2">
      <w:pPr>
        <w:ind w:left="1440" w:firstLine="0"/>
        <w:rPr/>
      </w:pPr>
      <w:r>
        <w:rPr>
          <w:rtl w:val="0"/>
        </w:rPr>
        <w:t xml:space="preserve">Requirements</w:t>
      </w:r>
    </w:p>
    <w:p w:rsidR="00000000" w:rsidDel="00000000" w:rsidP="00000000" w:rsidRDefault="00000000" w:rsidRPr="00000000" w14:paraId="000000B3">
      <w:pPr>
        <w:numPr>
          <w:ilvl w:val="0"/>
          <w:numId w:val="12"/>
        </w:numPr>
        <w:ind w:left="2160" w:hanging="360"/>
        <w:rPr>
          <w:u w:val="none"/>
        </w:rPr>
      </w:pPr>
      <w:r>
        <w:rPr>
          <w:rtl w:val="0"/>
        </w:rPr>
        <w:t xml:space="preserve">The terrain must provide a walkable and navigable surface for players and vehicles.</w:t>
      </w:r>
    </w:p>
    <w:p w:rsidR="00000000" w:rsidDel="00000000" w:rsidP="00000000" w:rsidRDefault="00000000" w:rsidRPr="00000000" w14:paraId="000000B4">
      <w:pPr>
        <w:numPr>
          <w:ilvl w:val="0"/>
          <w:numId w:val="12"/>
        </w:numPr>
        <w:ind w:left="2160" w:hanging="360"/>
        <w:rPr>
          <w:u w:val="none"/>
        </w:rPr>
      </w:pPr>
      <w:r>
        <w:rPr>
          <w:rtl w:val="0"/>
        </w:rPr>
        <w:t xml:space="preserve">Terrain elevation may vary to create hills, valleys, cliffs, and plateaus.</w:t>
      </w:r>
    </w:p>
    <w:p w:rsidR="00000000" w:rsidDel="00000000" w:rsidP="00000000" w:rsidRDefault="00000000" w:rsidRPr="00000000" w14:paraId="000000B5">
      <w:pPr>
        <w:numPr>
          <w:ilvl w:val="0"/>
          <w:numId w:val="12"/>
        </w:numPr>
        <w:ind w:left="2160" w:hanging="360"/>
        <w:rPr>
          <w:u w:val="none"/>
        </w:rPr>
      </w:pPr>
      <w:r>
        <w:rPr>
          <w:rtl w:val="0"/>
        </w:rPr>
        <w:t xml:space="preserve">Terrain must support placement of player-built constructs where conditions allow.</w:t>
      </w:r>
    </w:p>
    <w:p w:rsidR="00000000" w:rsidDel="00000000" w:rsidP="00000000" w:rsidRDefault="00000000" w:rsidRPr="00000000" w14:paraId="000000B6">
      <w:pPr>
        <w:numPr>
          <w:ilvl w:val="0"/>
          <w:numId w:val="12"/>
        </w:numPr>
        <w:ind w:left="2160" w:hanging="360"/>
        <w:rPr>
          <w:u w:val="none"/>
        </w:rPr>
      </w:pPr>
      <w:r>
        <w:rPr>
          <w:rtl w:val="0"/>
        </w:rPr>
        <w:t xml:space="preserve">Terrain may contain environmental obstacles such as rock formations or natural barriers.</w:t>
      </w:r>
    </w:p>
    <w:p w:rsidR="00000000" w:rsidDel="00000000" w:rsidP="00000000" w:rsidRDefault="00000000" w:rsidRPr="00000000" w14:paraId="000000B7">
      <w:pPr>
        <w:numPr>
          <w:ilvl w:val="0"/>
          <w:numId w:val="12"/>
        </w:numPr>
        <w:ind w:left="2160" w:hanging="360"/>
        <w:rPr>
          <w:u w:val="none"/>
        </w:rPr>
      </w:pPr>
      <w:r>
        <w:rPr>
          <w:rtl w:val="0"/>
        </w:rPr>
        <w:t xml:space="preserve">Terrain should support large contiguous build areas to allow construction of large bases and factories.</w:t>
      </w:r>
    </w:p>
    <w:p w:rsidR="00000000" w:rsidDel="00000000" w:rsidP="00000000" w:rsidRDefault="00000000" w:rsidRPr="00000000" w14:paraId="000000B8">
      <w:pPr>
        <w:ind w:left="1440" w:firstLine="0"/>
        <w:rPr/>
      </w:pPr>
      <w:r>
        <w:rPr>
          <w:rtl w:val="0"/>
        </w:rPr>
      </w:r>
    </w:p>
    <w:p w:rsidR="00000000" w:rsidDel="00000000" w:rsidP="00000000" w:rsidRDefault="00000000" w:rsidRPr="00000000" w14:paraId="000000B9">
      <w:pPr>
        <w:ind w:left="1440" w:firstLine="0"/>
        <w:rPr/>
      </w:pPr>
      <w:r>
        <w:rPr>
          <w:rtl w:val="0"/>
        </w:rPr>
        <w:t xml:space="preserve">Terrain Interaction</w:t>
      </w:r>
    </w:p>
    <w:p w:rsidR="00000000" w:rsidDel="00000000" w:rsidP="00000000" w:rsidRDefault="00000000" w:rsidRPr="00000000" w14:paraId="000000BA">
      <w:pPr>
        <w:numPr>
          <w:ilvl w:val="0"/>
          <w:numId w:val="10"/>
        </w:numPr>
        <w:ind w:left="2160" w:hanging="360"/>
        <w:rPr>
          <w:u w:val="none"/>
        </w:rPr>
      </w:pPr>
      <w:r>
        <w:rPr>
          <w:rtl w:val="0"/>
        </w:rPr>
        <w:t xml:space="preserve">The terrain influences gameplay in several ways:</w:t>
      </w:r>
    </w:p>
    <w:p w:rsidR="00000000" w:rsidDel="00000000" w:rsidP="00000000" w:rsidRDefault="00000000" w:rsidRPr="00000000" w14:paraId="000000BB">
      <w:pPr>
        <w:numPr>
          <w:ilvl w:val="0"/>
          <w:numId w:val="10"/>
        </w:numPr>
        <w:ind w:left="2160" w:hanging="360"/>
        <w:rPr>
          <w:u w:val="none"/>
        </w:rPr>
      </w:pPr>
      <w:r>
        <w:rPr>
          <w:rtl w:val="0"/>
        </w:rPr>
        <w:t xml:space="preserve">determines where the player can build</w:t>
      </w:r>
    </w:p>
    <w:p w:rsidR="00000000" w:rsidDel="00000000" w:rsidP="00000000" w:rsidRDefault="00000000" w:rsidRPr="00000000" w14:paraId="000000BC">
      <w:pPr>
        <w:numPr>
          <w:ilvl w:val="0"/>
          <w:numId w:val="10"/>
        </w:numPr>
        <w:ind w:left="2160" w:hanging="360"/>
        <w:rPr>
          <w:u w:val="none"/>
        </w:rPr>
      </w:pPr>
      <w:r>
        <w:rPr>
          <w:rtl w:val="0"/>
        </w:rPr>
        <w:t xml:space="preserve">affects vehicle movement</w:t>
      </w:r>
    </w:p>
    <w:p w:rsidR="00000000" w:rsidDel="00000000" w:rsidP="00000000" w:rsidRDefault="00000000" w:rsidRPr="00000000" w14:paraId="000000BD">
      <w:pPr>
        <w:numPr>
          <w:ilvl w:val="0"/>
          <w:numId w:val="10"/>
        </w:numPr>
        <w:ind w:left="2160" w:hanging="360"/>
        <w:rPr>
          <w:u w:val="none"/>
        </w:rPr>
      </w:pPr>
      <w:r>
        <w:rPr>
          <w:rtl w:val="0"/>
        </w:rPr>
        <w:t xml:space="preserve">influences enemy pathing</w:t>
      </w:r>
    </w:p>
    <w:p w:rsidR="00000000" w:rsidDel="00000000" w:rsidP="00000000" w:rsidRDefault="00000000" w:rsidRPr="00000000" w14:paraId="000000BE">
      <w:pPr>
        <w:numPr>
          <w:ilvl w:val="0"/>
          <w:numId w:val="10"/>
        </w:numPr>
        <w:ind w:left="2160" w:hanging="360"/>
        <w:rPr>
          <w:u w:val="none"/>
        </w:rPr>
      </w:pPr>
      <w:r>
        <w:rPr>
          <w:rtl w:val="0"/>
        </w:rPr>
        <w:t xml:space="preserve">controls resource node placement</w:t>
      </w:r>
    </w:p>
    <w:p w:rsidR="00000000" w:rsidDel="00000000" w:rsidP="00000000" w:rsidRDefault="00000000" w:rsidRPr="00000000" w14:paraId="000000BF">
      <w:pPr>
        <w:ind w:left="1440" w:firstLine="0"/>
        <w:rPr/>
      </w:pPr>
      <w:r>
        <w:rPr>
          <w:rtl w:val="0"/>
        </w:rPr>
        <w:t xml:space="preserve">Terrain itself is generally not player-constructed, but it forms the foundation upon which constructs are built.</w:t>
      </w:r>
    </w:p>
    <w:p w:rsidR="00000000" w:rsidDel="00000000" w:rsidP="00000000" w:rsidRDefault="00000000" w:rsidRPr="00000000" w14:paraId="000000C0">
      <w:pPr>
        <w:ind w:left="0" w:firstLine="0"/>
        <w:rPr/>
      </w:pPr>
      <w:r>
        <w:rPr>
          <w:rtl w:val="0"/>
        </w:rPr>
      </w:r>
    </w:p>
    <w:p w:rsidR="00000000" w:rsidDel="00000000" w:rsidP="00000000" w:rsidRDefault="00000000" w:rsidRPr="00000000" w14:paraId="000000C1">
      <w:pPr>
        <w:numPr>
          <w:ilvl w:val="0"/>
          <w:numId w:val="8"/>
        </w:numPr>
        <w:ind w:left="1440" w:hanging="360"/>
        <w:rPr>
          <w:b w:val="1"/>
          <w:bCs w:val="1"/>
          <w:u w:val="none"/>
        </w:rPr>
      </w:pPr>
      <w:r>
        <w:rPr>
          <w:b w:val="1"/>
          <w:bCs w:val="1"/>
          <w:rtl w:val="0"/>
        </w:rPr>
        <w:t xml:space="preserve">Biomes</w:t>
      </w:r>
    </w:p>
    <w:p w:rsidR="00000000" w:rsidDel="00000000" w:rsidP="00000000" w:rsidRDefault="00000000" w:rsidRPr="00000000" w14:paraId="000000C2">
      <w:pPr>
        <w:ind w:left="1440" w:firstLine="720"/>
        <w:rPr/>
      </w:pPr>
      <w:r>
        <w:rPr>
          <w:rtl w:val="0"/>
        </w:rPr>
        <w:t xml:space="preserve">Biomes divide the world into distinct environmental regions. Each biome represents a type of terrain environment with its own characteristics.</w:t>
      </w:r>
    </w:p>
    <w:p w:rsidR="00000000" w:rsidDel="00000000" w:rsidP="00000000" w:rsidRDefault="00000000" w:rsidRPr="00000000" w14:paraId="000000C3">
      <w:pPr>
        <w:ind w:left="2160" w:firstLine="0"/>
        <w:rPr/>
      </w:pPr>
      <w:r>
        <w:rPr>
          <w:rtl w:val="0"/>
        </w:rPr>
      </w:r>
    </w:p>
    <w:p w:rsidR="00000000" w:rsidDel="00000000" w:rsidP="00000000" w:rsidRDefault="00000000" w:rsidRPr="00000000" w14:paraId="000000C4">
      <w:pPr>
        <w:ind w:left="1440" w:firstLine="0"/>
        <w:rPr/>
      </w:pPr>
      <w:r>
        <w:rPr>
          <w:rtl w:val="0"/>
        </w:rPr>
        <w:t xml:space="preserve">Requirements</w:t>
      </w:r>
    </w:p>
    <w:p w:rsidR="00000000" w:rsidDel="00000000" w:rsidP="00000000" w:rsidRDefault="00000000" w:rsidRPr="00000000" w14:paraId="000000C5">
      <w:pPr>
        <w:numPr>
          <w:ilvl w:val="0"/>
          <w:numId w:val="9"/>
        </w:numPr>
        <w:ind w:left="2160" w:hanging="360"/>
        <w:rPr>
          <w:u w:val="none"/>
        </w:rPr>
      </w:pPr>
      <w:r>
        <w:rPr>
          <w:rtl w:val="0"/>
        </w:rPr>
        <w:t xml:space="preserve">The world may contain multiple biome regions.</w:t>
      </w:r>
    </w:p>
    <w:p w:rsidR="00000000" w:rsidDel="00000000" w:rsidP="00000000" w:rsidRDefault="00000000" w:rsidRPr="00000000" w14:paraId="000000C6">
      <w:pPr>
        <w:numPr>
          <w:ilvl w:val="0"/>
          <w:numId w:val="9"/>
        </w:numPr>
        <w:ind w:left="2160" w:hanging="360"/>
        <w:rPr>
          <w:u w:val="none"/>
        </w:rPr>
      </w:pPr>
      <w:r>
        <w:rPr>
          <w:rtl w:val="0"/>
        </w:rPr>
        <w:t xml:space="preserve">Biomes influence:</w:t>
      </w:r>
    </w:p>
    <w:p w:rsidR="00000000" w:rsidDel="00000000" w:rsidP="00000000" w:rsidRDefault="00000000" w:rsidRPr="00000000" w14:paraId="000000C7">
      <w:pPr>
        <w:numPr>
          <w:ilvl w:val="1"/>
          <w:numId w:val="9"/>
        </w:numPr>
        <w:ind w:left="2880" w:hanging="360"/>
        <w:rPr>
          <w:u w:val="none"/>
        </w:rPr>
      </w:pPr>
      <w:r>
        <w:rPr>
          <w:rtl w:val="0"/>
        </w:rPr>
        <w:t xml:space="preserve">terrain appearance</w:t>
      </w:r>
    </w:p>
    <w:p w:rsidR="00000000" w:rsidDel="00000000" w:rsidP="00000000" w:rsidRDefault="00000000" w:rsidRPr="00000000" w14:paraId="000000C8">
      <w:pPr>
        <w:numPr>
          <w:ilvl w:val="1"/>
          <w:numId w:val="9"/>
        </w:numPr>
        <w:ind w:left="2880" w:hanging="360"/>
        <w:rPr>
          <w:u w:val="none"/>
        </w:rPr>
      </w:pPr>
      <w:r>
        <w:rPr>
          <w:rtl w:val="0"/>
        </w:rPr>
        <w:t xml:space="preserve">resource distribution</w:t>
      </w:r>
    </w:p>
    <w:p w:rsidR="00000000" w:rsidDel="00000000" w:rsidP="00000000" w:rsidRDefault="00000000" w:rsidRPr="00000000" w14:paraId="000000C9">
      <w:pPr>
        <w:numPr>
          <w:ilvl w:val="1"/>
          <w:numId w:val="9"/>
        </w:numPr>
        <w:ind w:left="2880" w:hanging="360"/>
        <w:rPr>
          <w:u w:val="none"/>
        </w:rPr>
      </w:pPr>
      <w:r>
        <w:rPr>
          <w:rtl w:val="0"/>
        </w:rPr>
        <w:t xml:space="preserve">enemy types</w:t>
      </w:r>
    </w:p>
    <w:p w:rsidR="00000000" w:rsidDel="00000000" w:rsidP="00000000" w:rsidRDefault="00000000" w:rsidRPr="00000000" w14:paraId="000000CA">
      <w:pPr>
        <w:numPr>
          <w:ilvl w:val="1"/>
          <w:numId w:val="9"/>
        </w:numPr>
        <w:ind w:left="2880" w:hanging="360"/>
        <w:rPr>
          <w:u w:val="none"/>
        </w:rPr>
      </w:pPr>
      <w:r>
        <w:rPr>
          <w:rtl w:val="0"/>
        </w:rPr>
        <w:t xml:space="preserve">environmental hazards</w:t>
      </w:r>
    </w:p>
    <w:p w:rsidR="00000000" w:rsidDel="00000000" w:rsidP="00000000" w:rsidRDefault="00000000" w:rsidRPr="00000000" w14:paraId="000000CB">
      <w:pPr>
        <w:numPr>
          <w:ilvl w:val="0"/>
          <w:numId w:val="9"/>
        </w:numPr>
        <w:ind w:left="2160" w:hanging="360"/>
        <w:rPr>
          <w:u w:val="none"/>
        </w:rPr>
      </w:pPr>
      <w:r>
        <w:rPr>
          <w:rtl w:val="0"/>
        </w:rPr>
        <w:t xml:space="preserve">Biomes should encourage exploration and expansion by offering different resources.</w:t>
      </w:r>
    </w:p>
    <w:p w:rsidR="00000000" w:rsidDel="00000000" w:rsidP="00000000" w:rsidRDefault="00000000" w:rsidRPr="00000000" w14:paraId="000000CC">
      <w:pPr>
        <w:rPr/>
      </w:pPr>
      <w:r>
        <w:rPr>
          <w:rtl w:val="0"/>
        </w:rPr>
      </w:r>
    </w:p>
    <w:p w:rsidR="00000000" w:rsidDel="00000000" w:rsidP="00000000" w:rsidRDefault="00000000" w:rsidRPr="00000000" w14:paraId="000000CD">
      <w:pPr>
        <w:ind w:left="1440" w:firstLine="0"/>
        <w:rPr/>
      </w:pPr>
      <w:r>
        <w:rPr>
          <w:rtl w:val="0"/>
        </w:rPr>
        <w:t xml:space="preserve">Biome types:</w:t>
      </w:r>
    </w:p>
    <w:p w:rsidR="00000000" w:rsidDel="00000000" w:rsidP="00000000" w:rsidRDefault="00000000" w:rsidRPr="00000000" w14:paraId="000000CE">
      <w:pPr>
        <w:numPr>
          <w:ilvl w:val="0"/>
          <w:numId w:val="17"/>
        </w:numPr>
        <w:ind w:left="2160" w:hanging="360"/>
      </w:pPr>
      <w:r>
        <w:rPr>
          <w:rtl w:val="0"/>
        </w:rPr>
        <w:t xml:space="preserve">desert</w:t>
      </w:r>
    </w:p>
    <w:p w:rsidR="00000000" w:rsidDel="00000000" w:rsidP="00000000" w:rsidRDefault="00000000" w:rsidRPr="00000000" w14:paraId="000000CF">
      <w:pPr>
        <w:numPr>
          <w:ilvl w:val="0"/>
          <w:numId w:val="17"/>
        </w:numPr>
        <w:ind w:left="2160" w:hanging="360"/>
      </w:pPr>
      <w:r>
        <w:rPr>
          <w:rtl w:val="0"/>
        </w:rPr>
        <w:t xml:space="preserve">forest</w:t>
      </w:r>
    </w:p>
    <w:p w:rsidR="00000000" w:rsidDel="00000000" w:rsidP="00000000" w:rsidRDefault="00000000" w:rsidRPr="00000000" w14:paraId="000000D0">
      <w:pPr>
        <w:numPr>
          <w:ilvl w:val="0"/>
          <w:numId w:val="17"/>
        </w:numPr>
        <w:ind w:left="2160" w:hanging="360"/>
      </w:pPr>
      <w:r>
        <w:rPr>
          <w:rtl w:val="0"/>
        </w:rPr>
        <w:t xml:space="preserve">rocky plains</w:t>
      </w:r>
    </w:p>
    <w:p w:rsidR="00000000" w:rsidDel="00000000" w:rsidP="00000000" w:rsidRDefault="00000000" w:rsidRPr="00000000" w14:paraId="000000D1">
      <w:pPr>
        <w:numPr>
          <w:ilvl w:val="0"/>
          <w:numId w:val="17"/>
        </w:numPr>
        <w:ind w:left="2160" w:hanging="360"/>
      </w:pPr>
      <w:r>
        <w:rPr>
          <w:rtl w:val="0"/>
        </w:rPr>
        <w:t xml:space="preserve">volcanic areas</w:t>
      </w:r>
    </w:p>
    <w:p w:rsidR="00000000" w:rsidDel="00000000" w:rsidP="00000000" w:rsidRDefault="00000000" w:rsidRPr="00000000" w14:paraId="000000D2">
      <w:pPr>
        <w:numPr>
          <w:ilvl w:val="0"/>
          <w:numId w:val="17"/>
        </w:numPr>
        <w:ind w:left="2160" w:hanging="360"/>
      </w:pPr>
      <w:r>
        <w:rPr>
          <w:rtl w:val="0"/>
        </w:rPr>
        <w:t xml:space="preserve">frozen regions</w:t>
      </w:r>
    </w:p>
    <w:p w:rsidR="00000000" w:rsidDel="00000000" w:rsidP="00000000" w:rsidRDefault="00000000" w:rsidRPr="00000000" w14:paraId="000000D3">
      <w:pPr>
        <w:rPr/>
      </w:pPr>
      <w:r>
        <w:rPr>
          <w:rtl w:val="0"/>
        </w:rPr>
      </w:r>
    </w:p>
    <w:p w:rsidR="00000000" w:rsidDel="00000000" w:rsidP="00000000" w:rsidRDefault="00000000" w:rsidRPr="00000000" w14:paraId="000000D4">
      <w:pPr>
        <w:numPr>
          <w:ilvl w:val="0"/>
          <w:numId w:val="8"/>
        </w:numPr>
        <w:ind w:left="1440" w:hanging="360"/>
        <w:rPr>
          <w:b w:val="1"/>
          <w:bCs w:val="1"/>
          <w:u w:val="none"/>
        </w:rPr>
      </w:pPr>
      <w:r>
        <w:rPr>
          <w:b w:val="1"/>
          <w:bCs w:val="1"/>
          <w:rtl w:val="0"/>
        </w:rPr>
        <w:t xml:space="preserve">Resource Nodes</w:t>
      </w:r>
    </w:p>
    <w:p w:rsidR="00000000" w:rsidDel="00000000" w:rsidP="00000000" w:rsidRDefault="00000000" w:rsidRPr="00000000" w14:paraId="000000D5">
      <w:pPr>
        <w:ind w:left="1440" w:firstLine="720"/>
        <w:rPr/>
      </w:pPr>
      <w:r>
        <w:rPr>
          <w:rtl w:val="0"/>
        </w:rPr>
        <w:t xml:space="preserve">Resource nodes represent natural deposits of extractable materials found throughout the world. These are the primary source of raw materials used in construction and manufacturing.</w:t>
      </w:r>
    </w:p>
    <w:p w:rsidR="00000000" w:rsidDel="00000000" w:rsidP="00000000" w:rsidRDefault="00000000" w:rsidRPr="00000000" w14:paraId="000000D6">
      <w:pPr>
        <w:ind w:left="1440" w:firstLine="0"/>
        <w:rPr/>
      </w:pPr>
      <w:r>
        <w:rPr>
          <w:rtl w:val="0"/>
        </w:rPr>
      </w:r>
    </w:p>
    <w:p w:rsidR="00000000" w:rsidDel="00000000" w:rsidP="00000000" w:rsidRDefault="00000000" w:rsidRPr="00000000" w14:paraId="000000D7">
      <w:pPr>
        <w:ind w:left="1440" w:firstLine="0"/>
        <w:rPr/>
      </w:pPr>
      <w:r>
        <w:rPr>
          <w:rtl w:val="0"/>
        </w:rPr>
        <w:t xml:space="preserve">Requirements</w:t>
      </w:r>
    </w:p>
    <w:p w:rsidR="00000000" w:rsidDel="00000000" w:rsidP="00000000" w:rsidRDefault="00000000" w:rsidRPr="00000000" w14:paraId="000000D8">
      <w:pPr>
        <w:numPr>
          <w:ilvl w:val="0"/>
          <w:numId w:val="18"/>
        </w:numPr>
        <w:ind w:left="2160" w:hanging="360"/>
        <w:rPr>
          <w:u w:val="none"/>
        </w:rPr>
      </w:pPr>
      <w:r>
        <w:rPr>
          <w:rtl w:val="0"/>
        </w:rPr>
        <w:t xml:space="preserve">Resource nodes must appear naturally in the environment.</w:t>
      </w:r>
    </w:p>
    <w:p w:rsidR="00000000" w:rsidDel="00000000" w:rsidP="00000000" w:rsidRDefault="00000000" w:rsidRPr="00000000" w14:paraId="000000D9">
      <w:pPr>
        <w:numPr>
          <w:ilvl w:val="0"/>
          <w:numId w:val="18"/>
        </w:numPr>
        <w:ind w:left="2160" w:hanging="360"/>
        <w:rPr>
          <w:u w:val="none"/>
        </w:rPr>
      </w:pPr>
      <w:r>
        <w:rPr>
          <w:rtl w:val="0"/>
        </w:rPr>
        <w:t xml:space="preserve">Nodes represent finite or semi-finite sources of raw materials.</w:t>
      </w:r>
    </w:p>
    <w:p w:rsidR="00000000" w:rsidDel="00000000" w:rsidP="00000000" w:rsidRDefault="00000000" w:rsidRPr="00000000" w14:paraId="000000DA">
      <w:pPr>
        <w:numPr>
          <w:ilvl w:val="0"/>
          <w:numId w:val="18"/>
        </w:numPr>
        <w:ind w:left="2160" w:hanging="360"/>
        <w:rPr>
          <w:u w:val="none"/>
        </w:rPr>
      </w:pPr>
      <w:r>
        <w:rPr>
          <w:rtl w:val="0"/>
        </w:rPr>
        <w:t xml:space="preserve">Resource nodes must support manual extraction or automated mining machines.</w:t>
      </w:r>
    </w:p>
    <w:p w:rsidR="00000000" w:rsidDel="00000000" w:rsidP="00000000" w:rsidRDefault="00000000" w:rsidRPr="00000000" w14:paraId="000000DB">
      <w:pPr>
        <w:numPr>
          <w:ilvl w:val="0"/>
          <w:numId w:val="18"/>
        </w:numPr>
        <w:ind w:left="2160" w:hanging="360"/>
        <w:rPr>
          <w:u w:val="none"/>
        </w:rPr>
      </w:pPr>
      <w:r>
        <w:rPr>
          <w:rtl w:val="0"/>
        </w:rPr>
        <w:t xml:space="preserve">Different resource types may appear in different biome regions.</w:t>
      </w:r>
    </w:p>
    <w:p w:rsidR="00000000" w:rsidDel="00000000" w:rsidP="00000000" w:rsidRDefault="00000000" w:rsidRPr="00000000" w14:paraId="000000DC">
      <w:pPr>
        <w:rPr/>
      </w:pPr>
      <w:r>
        <w:rPr>
          <w:rtl w:val="0"/>
        </w:rPr>
      </w:r>
    </w:p>
    <w:p w:rsidR="00000000" w:rsidDel="00000000" w:rsidP="00000000" w:rsidRDefault="00000000" w:rsidRPr="00000000" w14:paraId="000000DD">
      <w:pPr>
        <w:ind w:left="1440" w:firstLine="0"/>
        <w:rPr/>
      </w:pPr>
      <w:r>
        <w:rPr>
          <w:rtl w:val="0"/>
        </w:rPr>
        <w:t xml:space="preserve">Resource types</w:t>
      </w:r>
    </w:p>
    <w:p w:rsidR="00000000" w:rsidDel="00000000" w:rsidP="00000000" w:rsidRDefault="00000000" w:rsidRPr="00000000" w14:paraId="000000DE">
      <w:pPr>
        <w:numPr>
          <w:ilvl w:val="0"/>
          <w:numId w:val="26"/>
        </w:numPr>
        <w:ind w:left="2160" w:hanging="360"/>
        <w:rPr>
          <w:u w:val="none"/>
        </w:rPr>
      </w:pPr>
      <w:r>
        <w:rPr>
          <w:rtl w:val="0"/>
        </w:rPr>
        <w:t xml:space="preserve">Iron ore</w:t>
      </w:r>
    </w:p>
    <w:p w:rsidR="00000000" w:rsidDel="00000000" w:rsidP="00000000" w:rsidRDefault="00000000" w:rsidRPr="00000000" w14:paraId="000000DF">
      <w:pPr>
        <w:numPr>
          <w:ilvl w:val="0"/>
          <w:numId w:val="26"/>
        </w:numPr>
        <w:ind w:left="2160" w:hanging="360"/>
        <w:rPr>
          <w:u w:val="none"/>
        </w:rPr>
      </w:pPr>
      <w:r>
        <w:rPr>
          <w:rtl w:val="0"/>
        </w:rPr>
        <w:t xml:space="preserve">Copper ore</w:t>
      </w:r>
    </w:p>
    <w:p w:rsidR="00000000" w:rsidDel="00000000" w:rsidP="00000000" w:rsidRDefault="00000000" w:rsidRPr="00000000" w14:paraId="000000E0">
      <w:pPr>
        <w:numPr>
          <w:ilvl w:val="0"/>
          <w:numId w:val="26"/>
        </w:numPr>
        <w:ind w:left="2160" w:hanging="360"/>
        <w:rPr>
          <w:u w:val="none"/>
        </w:rPr>
      </w:pPr>
      <w:r>
        <w:rPr>
          <w:rtl w:val="0"/>
        </w:rPr>
        <w:t xml:space="preserve">Coal</w:t>
      </w:r>
    </w:p>
    <w:p w:rsidR="00000000" w:rsidDel="00000000" w:rsidP="00000000" w:rsidRDefault="00000000" w:rsidRPr="00000000" w14:paraId="000000E1">
      <w:pPr>
        <w:numPr>
          <w:ilvl w:val="0"/>
          <w:numId w:val="26"/>
        </w:numPr>
        <w:ind w:left="2160" w:hanging="360"/>
        <w:rPr>
          <w:u w:val="none"/>
        </w:rPr>
      </w:pPr>
      <w:r>
        <w:rPr>
          <w:rtl w:val="0"/>
        </w:rPr>
        <w:t xml:space="preserve">Oil</w:t>
      </w:r>
    </w:p>
    <w:p w:rsidR="00000000" w:rsidDel="00000000" w:rsidP="00000000" w:rsidRDefault="00000000" w:rsidRPr="00000000" w14:paraId="000000E2">
      <w:pPr>
        <w:rPr/>
      </w:pPr>
      <w:r>
        <w:rPr>
          <w:rtl w:val="0"/>
        </w:rPr>
      </w:r>
    </w:p>
    <w:p w:rsidR="00000000" w:rsidDel="00000000" w:rsidP="00000000" w:rsidRDefault="00000000" w:rsidRPr="00000000" w14:paraId="000000E3">
      <w:pPr>
        <w:numPr>
          <w:ilvl w:val="0"/>
          <w:numId w:val="8"/>
        </w:numPr>
        <w:ind w:left="1440" w:hanging="360"/>
        <w:rPr>
          <w:b w:val="1"/>
          <w:bCs w:val="1"/>
          <w:u w:val="none"/>
        </w:rPr>
      </w:pPr>
      <w:r>
        <w:rPr>
          <w:b w:val="1"/>
          <w:bCs w:val="1"/>
          <w:rtl w:val="0"/>
        </w:rPr>
        <w:t xml:space="preserve">Buildable Areas</w:t>
      </w:r>
    </w:p>
    <w:p w:rsidR="00000000" w:rsidDel="00000000" w:rsidP="00000000" w:rsidRDefault="00000000" w:rsidRPr="00000000" w14:paraId="000000E4">
      <w:pPr>
        <w:ind w:left="1440" w:firstLine="720"/>
        <w:rPr/>
      </w:pPr>
      <w:r>
        <w:rPr>
          <w:rtl w:val="0"/>
        </w:rPr>
        <w:t xml:space="preserve">Not all terrain surfaces are suitable for construction. The world must define valid building regions where constructs can be placed.</w:t>
      </w:r>
    </w:p>
    <w:p w:rsidR="00000000" w:rsidDel="00000000" w:rsidP="00000000" w:rsidRDefault="00000000" w:rsidRPr="00000000" w14:paraId="000000E5">
      <w:pPr>
        <w:ind w:left="1440" w:firstLine="0"/>
        <w:rPr/>
      </w:pPr>
      <w:r>
        <w:rPr>
          <w:rtl w:val="0"/>
        </w:rPr>
      </w:r>
    </w:p>
    <w:p w:rsidR="00000000" w:rsidDel="00000000" w:rsidP="00000000" w:rsidRDefault="00000000" w:rsidRPr="00000000" w14:paraId="000000E6">
      <w:pPr>
        <w:ind w:left="1440" w:firstLine="0"/>
        <w:rPr/>
      </w:pPr>
      <w:r>
        <w:rPr>
          <w:rtl w:val="0"/>
        </w:rPr>
        <w:t xml:space="preserve">Requirements</w:t>
      </w:r>
    </w:p>
    <w:p w:rsidR="00000000" w:rsidDel="00000000" w:rsidP="00000000" w:rsidRDefault="00000000" w:rsidRPr="00000000" w14:paraId="000000E7">
      <w:pPr>
        <w:numPr>
          <w:ilvl w:val="0"/>
          <w:numId w:val="22"/>
        </w:numPr>
        <w:ind w:left="2160" w:hanging="360"/>
        <w:rPr>
          <w:u w:val="none"/>
        </w:rPr>
      </w:pPr>
      <w:r>
        <w:rPr>
          <w:rtl w:val="0"/>
        </w:rPr>
        <w:t xml:space="preserve">Blocks may only be placed in valid buildable locations.</w:t>
      </w:r>
    </w:p>
    <w:p w:rsidR="00000000" w:rsidDel="00000000" w:rsidP="00000000" w:rsidRDefault="00000000" w:rsidRPr="00000000" w14:paraId="000000E8">
      <w:pPr>
        <w:numPr>
          <w:ilvl w:val="0"/>
          <w:numId w:val="22"/>
        </w:numPr>
        <w:ind w:left="2160" w:hanging="360"/>
        <w:rPr>
          <w:u w:val="none"/>
        </w:rPr>
      </w:pPr>
      <w:r>
        <w:rPr>
          <w:rtl w:val="0"/>
        </w:rPr>
        <w:t xml:space="preserve">Terrain must provide sufficient support or attachment for anchored structures.</w:t>
      </w:r>
    </w:p>
    <w:p w:rsidR="00000000" w:rsidDel="00000000" w:rsidP="00000000" w:rsidRDefault="00000000" w:rsidRPr="00000000" w14:paraId="000000E9">
      <w:pPr>
        <w:numPr>
          <w:ilvl w:val="0"/>
          <w:numId w:val="22"/>
        </w:numPr>
        <w:ind w:left="2160" w:hanging="360"/>
        <w:rPr>
          <w:u w:val="none"/>
        </w:rPr>
      </w:pPr>
      <w:r>
        <w:rPr>
          <w:rtl w:val="0"/>
        </w:rPr>
        <w:t xml:space="preserve">Extremely steep slopes or unstable areas may restrict building.</w:t>
      </w:r>
    </w:p>
    <w:p w:rsidR="00000000" w:rsidDel="00000000" w:rsidP="00000000" w:rsidRDefault="00000000" w:rsidRPr="00000000" w14:paraId="000000EA">
      <w:pPr>
        <w:numPr>
          <w:ilvl w:val="0"/>
          <w:numId w:val="22"/>
        </w:numPr>
        <w:ind w:left="2160" w:hanging="360"/>
        <w:rPr>
          <w:u w:val="none"/>
        </w:rPr>
      </w:pPr>
      <w:r>
        <w:rPr>
          <w:rtl w:val="0"/>
        </w:rPr>
        <w:t xml:space="preserve">Large flat regions should exist to allow construction of major bases.</w:t>
      </w:r>
    </w:p>
    <w:p w:rsidR="00000000" w:rsidDel="00000000" w:rsidP="00000000" w:rsidRDefault="00000000" w:rsidRPr="00000000" w14:paraId="000000EB">
      <w:pPr>
        <w:ind w:left="1440" w:firstLine="0"/>
        <w:rPr/>
      </w:pPr>
      <w:r>
        <w:rPr>
          <w:rtl w:val="0"/>
        </w:rPr>
      </w:r>
    </w:p>
    <w:p w:rsidR="00000000" w:rsidDel="00000000" w:rsidP="00000000" w:rsidRDefault="00000000" w:rsidRPr="00000000" w14:paraId="000000EC">
      <w:pPr>
        <w:ind w:left="1440" w:firstLine="0"/>
        <w:rPr/>
      </w:pPr>
      <w:r>
        <w:rPr>
          <w:rtl w:val="0"/>
        </w:rPr>
        <w:t xml:space="preserve">Gameplay Role</w:t>
      </w:r>
    </w:p>
    <w:p w:rsidR="00000000" w:rsidDel="00000000" w:rsidP="00000000" w:rsidRDefault="00000000" w:rsidRPr="00000000" w14:paraId="000000ED">
      <w:pPr>
        <w:ind w:left="1440" w:firstLine="0"/>
        <w:rPr/>
      </w:pPr>
      <w:r>
        <w:rPr>
          <w:rtl w:val="0"/>
        </w:rPr>
        <w:t xml:space="preserve">Buildable areas influence:</w:t>
      </w:r>
    </w:p>
    <w:p w:rsidR="00000000" w:rsidDel="00000000" w:rsidP="00000000" w:rsidRDefault="00000000" w:rsidRPr="00000000" w14:paraId="000000EE">
      <w:pPr>
        <w:numPr>
          <w:ilvl w:val="0"/>
          <w:numId w:val="15"/>
        </w:numPr>
        <w:ind w:left="2160" w:hanging="360"/>
        <w:rPr>
          <w:u w:val="none"/>
        </w:rPr>
      </w:pPr>
      <w:r>
        <w:rPr>
          <w:rtl w:val="0"/>
        </w:rPr>
        <w:t xml:space="preserve">where bases are placed</w:t>
      </w:r>
    </w:p>
    <w:p w:rsidR="00000000" w:rsidDel="00000000" w:rsidP="00000000" w:rsidRDefault="00000000" w:rsidRPr="00000000" w14:paraId="000000EF">
      <w:pPr>
        <w:numPr>
          <w:ilvl w:val="0"/>
          <w:numId w:val="15"/>
        </w:numPr>
        <w:ind w:left="2160" w:hanging="360"/>
        <w:rPr>
          <w:u w:val="none"/>
        </w:rPr>
      </w:pPr>
      <w:r>
        <w:rPr>
          <w:rtl w:val="0"/>
        </w:rPr>
        <w:t xml:space="preserve">how factories expand</w:t>
      </w:r>
    </w:p>
    <w:p w:rsidR="00000000" w:rsidDel="00000000" w:rsidP="00000000" w:rsidRDefault="00000000" w:rsidRPr="00000000" w14:paraId="000000F0">
      <w:pPr>
        <w:numPr>
          <w:ilvl w:val="0"/>
          <w:numId w:val="15"/>
        </w:numPr>
        <w:ind w:left="2160" w:hanging="360"/>
        <w:rPr>
          <w:u w:val="none"/>
        </w:rPr>
      </w:pPr>
      <w:r>
        <w:rPr>
          <w:rtl w:val="0"/>
        </w:rPr>
        <w:t xml:space="preserve">how infrastructure networks are routed</w:t>
      </w:r>
    </w:p>
    <w:p w:rsidR="00000000" w:rsidDel="00000000" w:rsidP="00000000" w:rsidRDefault="00000000" w:rsidRPr="00000000" w14:paraId="000000F1">
      <w:pPr>
        <w:ind w:left="0" w:firstLine="0"/>
        <w:rPr/>
      </w:pPr>
      <w:r>
        <w:rPr>
          <w:rtl w:val="0"/>
        </w:rPr>
      </w:r>
    </w:p>
    <w:p w:rsidR="00000000" w:rsidDel="00000000" w:rsidP="00000000" w:rsidRDefault="00000000" w:rsidRPr="00000000" w14:paraId="000000F2">
      <w:pPr>
        <w:numPr>
          <w:ilvl w:val="0"/>
          <w:numId w:val="8"/>
        </w:numPr>
        <w:ind w:left="1440" w:hanging="360"/>
        <w:rPr>
          <w:b w:val="1"/>
          <w:bCs w:val="1"/>
          <w:u w:val="none"/>
        </w:rPr>
      </w:pPr>
      <w:r>
        <w:rPr>
          <w:b w:val="1"/>
          <w:bCs w:val="1"/>
          <w:rtl w:val="0"/>
        </w:rPr>
        <w:t xml:space="preserve">Weather </w:t>
      </w:r>
    </w:p>
    <w:p w:rsidR="00000000" w:rsidDel="00000000" w:rsidP="00000000" w:rsidRDefault="00000000" w:rsidRPr="00000000" w14:paraId="000000F3">
      <w:pPr>
        <w:ind w:left="1440" w:firstLine="0"/>
        <w:rPr/>
      </w:pPr>
      <w:r>
        <w:rPr>
          <w:rtl w:val="0"/>
        </w:rPr>
        <w:tab/>
        <w:t xml:space="preserve">The Dynamic Weather System simulates changing atmospheric conditions within the world. Weather events introduce environmental variation that affects visibility, movement, power generation, exploration, and combat.</w:t>
      </w:r>
    </w:p>
    <w:p w:rsidR="00000000" w:rsidDel="00000000" w:rsidP="00000000" w:rsidRDefault="00000000" w:rsidRPr="00000000" w14:paraId="000000F4">
      <w:pPr>
        <w:ind w:left="1440" w:firstLine="720"/>
        <w:rPr/>
      </w:pPr>
      <w:r>
        <w:rPr>
          <w:rtl w:val="0"/>
        </w:rPr>
        <w:t xml:space="preserve">Weather helps make the world feel alive while also creating gameplay challenges that players must plan around.</w:t>
      </w:r>
    </w:p>
    <w:p w:rsidR="00000000" w:rsidDel="00000000" w:rsidP="00000000" w:rsidRDefault="00000000" w:rsidRPr="00000000" w14:paraId="000000F5">
      <w:pPr>
        <w:ind w:left="1440" w:firstLine="720"/>
        <w:rPr/>
      </w:pPr>
      <w:r>
        <w:rPr>
          <w:rtl w:val="0"/>
        </w:rPr>
      </w:r>
    </w:p>
    <w:p w:rsidR="00000000" w:rsidDel="00000000" w:rsidP="00000000" w:rsidRDefault="00000000" w:rsidRPr="00000000" w14:paraId="000000F6">
      <w:pPr>
        <w:ind w:left="1440" w:firstLine="0"/>
        <w:rPr/>
      </w:pPr>
      <w:r>
        <w:rPr>
          <w:rtl w:val="0"/>
        </w:rPr>
        <w:t xml:space="preserve">Weather States</w:t>
      </w:r>
    </w:p>
    <w:p w:rsidR="00000000" w:rsidDel="00000000" w:rsidP="00000000" w:rsidRDefault="00000000" w:rsidRPr="00000000" w14:paraId="000000F7">
      <w:pPr>
        <w:numPr>
          <w:ilvl w:val="0"/>
          <w:numId w:val="13"/>
        </w:numPr>
        <w:ind w:left="2160" w:hanging="360"/>
        <w:rPr>
          <w:u w:val="none"/>
        </w:rPr>
      </w:pPr>
      <w:r>
        <w:rPr>
          <w:rtl w:val="0"/>
        </w:rPr>
        <w:t xml:space="preserve">Clear skies</w:t>
      </w:r>
    </w:p>
    <w:p w:rsidR="00000000" w:rsidDel="00000000" w:rsidP="00000000" w:rsidRDefault="00000000" w:rsidRPr="00000000" w14:paraId="000000F8">
      <w:pPr>
        <w:numPr>
          <w:ilvl w:val="0"/>
          <w:numId w:val="13"/>
        </w:numPr>
        <w:ind w:left="2160" w:hanging="360"/>
        <w:rPr>
          <w:u w:val="none"/>
        </w:rPr>
      </w:pPr>
      <w:r>
        <w:rPr>
          <w:rtl w:val="0"/>
        </w:rPr>
        <w:t xml:space="preserve">rain</w:t>
      </w:r>
    </w:p>
    <w:p w:rsidR="00000000" w:rsidDel="00000000" w:rsidP="00000000" w:rsidRDefault="00000000" w:rsidRPr="00000000" w14:paraId="000000F9">
      <w:pPr>
        <w:numPr>
          <w:ilvl w:val="0"/>
          <w:numId w:val="13"/>
        </w:numPr>
        <w:ind w:left="2160" w:hanging="360"/>
        <w:rPr>
          <w:u w:val="none"/>
        </w:rPr>
      </w:pPr>
      <w:r>
        <w:rPr>
          <w:rtl w:val="0"/>
        </w:rPr>
        <w:t xml:space="preserve">Storms</w:t>
      </w:r>
    </w:p>
    <w:p w:rsidR="00000000" w:rsidDel="00000000" w:rsidP="00000000" w:rsidRDefault="00000000" w:rsidRPr="00000000" w14:paraId="000000FA">
      <w:pPr>
        <w:numPr>
          <w:ilvl w:val="0"/>
          <w:numId w:val="13"/>
        </w:numPr>
        <w:ind w:left="2160" w:hanging="360"/>
        <w:rPr>
          <w:u w:val="none"/>
        </w:rPr>
      </w:pPr>
      <w:r>
        <w:rPr>
          <w:rtl w:val="0"/>
        </w:rPr>
        <w:t xml:space="preserve">Heavy wind</w:t>
      </w:r>
    </w:p>
    <w:p w:rsidR="00000000" w:rsidDel="00000000" w:rsidP="00000000" w:rsidRDefault="00000000" w:rsidRPr="00000000" w14:paraId="000000FB">
      <w:pPr>
        <w:numPr>
          <w:ilvl w:val="0"/>
          <w:numId w:val="13"/>
        </w:numPr>
        <w:ind w:left="2160" w:hanging="360"/>
        <w:rPr>
          <w:u w:val="none"/>
        </w:rPr>
      </w:pPr>
      <w:r>
        <w:rPr>
          <w:rtl w:val="0"/>
        </w:rPr>
        <w:t xml:space="preserve">Fog</w:t>
      </w:r>
    </w:p>
    <w:p w:rsidR="00000000" w:rsidDel="00000000" w:rsidP="00000000" w:rsidRDefault="00000000" w:rsidRPr="00000000" w14:paraId="000000FC">
      <w:pPr>
        <w:numPr>
          <w:ilvl w:val="0"/>
          <w:numId w:val="13"/>
        </w:numPr>
        <w:ind w:left="2160" w:hanging="360"/>
        <w:rPr>
          <w:u w:val="none"/>
        </w:rPr>
      </w:pPr>
      <w:r>
        <w:rPr>
          <w:rtl w:val="0"/>
        </w:rPr>
        <w:t xml:space="preserve">Snow (in colder biomes)</w:t>
      </w:r>
    </w:p>
    <w:p w:rsidR="00000000" w:rsidDel="00000000" w:rsidP="00000000" w:rsidRDefault="00000000" w:rsidRPr="00000000" w14:paraId="000000FD">
      <w:pPr>
        <w:numPr>
          <w:ilvl w:val="0"/>
          <w:numId w:val="13"/>
        </w:numPr>
        <w:ind w:left="2160" w:hanging="360"/>
        <w:rPr>
          <w:u w:val="none"/>
        </w:rPr>
      </w:pPr>
      <w:r>
        <w:rPr>
          <w:rtl w:val="0"/>
        </w:rPr>
        <w:t xml:space="preserve">dust storms (in desert biomes)</w:t>
      </w:r>
    </w:p>
    <w:p w:rsidR="00000000" w:rsidDel="00000000" w:rsidP="00000000" w:rsidRDefault="00000000" w:rsidRPr="00000000" w14:paraId="000000FE">
      <w:pPr>
        <w:rPr/>
      </w:pPr>
      <w:r>
        <w:rPr>
          <w:rtl w:val="0"/>
        </w:rPr>
      </w:r>
    </w:p>
    <w:p w:rsidR="00000000" w:rsidDel="00000000" w:rsidP="00000000" w:rsidRDefault="00000000" w:rsidRPr="00000000" w14:paraId="000000FF">
      <w:pPr>
        <w:ind w:left="1440" w:firstLine="0"/>
        <w:rPr/>
      </w:pPr>
      <w:r>
        <w:rPr>
          <w:rtl w:val="0"/>
        </w:rPr>
        <w:t xml:space="preserve">Requirements</w:t>
      </w:r>
    </w:p>
    <w:p w:rsidR="00000000" w:rsidDel="00000000" w:rsidP="00000000" w:rsidRDefault="00000000" w:rsidRPr="00000000" w14:paraId="00000100">
      <w:pPr>
        <w:numPr>
          <w:ilvl w:val="0"/>
          <w:numId w:val="14"/>
        </w:numPr>
        <w:ind w:left="2160" w:hanging="360"/>
        <w:rPr>
          <w:u w:val="none"/>
        </w:rPr>
      </w:pPr>
      <w:r>
        <w:rPr>
          <w:rtl w:val="0"/>
        </w:rPr>
        <w:t xml:space="preserve">Weather must transition gradually between states rather than changing instantly.</w:t>
      </w:r>
    </w:p>
    <w:p w:rsidR="00000000" w:rsidDel="00000000" w:rsidP="00000000" w:rsidRDefault="00000000" w:rsidRPr="00000000" w14:paraId="00000101">
      <w:pPr>
        <w:numPr>
          <w:ilvl w:val="0"/>
          <w:numId w:val="14"/>
        </w:numPr>
        <w:ind w:left="2160" w:hanging="360"/>
        <w:rPr>
          <w:u w:val="none"/>
        </w:rPr>
      </w:pPr>
      <w:r>
        <w:rPr>
          <w:rtl w:val="0"/>
        </w:rPr>
        <w:t xml:space="preserve">Weather events may last for varying durations.</w:t>
      </w:r>
    </w:p>
    <w:p w:rsidR="00000000" w:rsidDel="00000000" w:rsidP="00000000" w:rsidRDefault="00000000" w:rsidRPr="00000000" w14:paraId="00000102">
      <w:pPr>
        <w:numPr>
          <w:ilvl w:val="0"/>
          <w:numId w:val="14"/>
        </w:numPr>
        <w:ind w:left="2160" w:hanging="360"/>
        <w:rPr>
          <w:u w:val="none"/>
        </w:rPr>
      </w:pPr>
      <w:r>
        <w:rPr>
          <w:rtl w:val="0"/>
        </w:rPr>
        <w:t xml:space="preserve">The system should support both short weather events and longer climate periods.</w:t>
      </w:r>
    </w:p>
    <w:p w:rsidR="00000000" w:rsidDel="00000000" w:rsidP="00000000" w:rsidRDefault="00000000" w:rsidRPr="00000000" w14:paraId="00000103">
      <w:pPr>
        <w:numPr>
          <w:ilvl w:val="0"/>
          <w:numId w:val="14"/>
        </w:numPr>
        <w:ind w:left="2160" w:hanging="360"/>
        <w:rPr>
          <w:u w:val="none"/>
        </w:rPr>
      </w:pPr>
      <w:r>
        <w:rPr>
          <w:rtl w:val="0"/>
        </w:rPr>
        <w:t xml:space="preserve">Weather changes may occur locally or across larger regions of the world.</w:t>
      </w:r>
    </w:p>
    <w:p w:rsidR="00000000" w:rsidDel="00000000" w:rsidP="00000000" w:rsidRDefault="00000000" w:rsidRPr="00000000" w14:paraId="00000104">
      <w:pPr>
        <w:rPr/>
      </w:pPr>
      <w:r>
        <w:rPr>
          <w:rtl w:val="0"/>
        </w:rPr>
      </w:r>
    </w:p>
    <w:p w:rsidR="00000000" w:rsidDel="00000000" w:rsidP="00000000" w:rsidRDefault="00000000" w:rsidRPr="00000000" w14:paraId="00000105">
      <w:pPr>
        <w:ind w:left="1440" w:firstLine="0"/>
        <w:rPr/>
      </w:pPr>
      <w:r>
        <w:rPr>
          <w:rtl w:val="0"/>
        </w:rPr>
        <w:t xml:space="preserve">Gameplay Effects</w:t>
      </w:r>
    </w:p>
    <w:p w:rsidR="00000000" w:rsidDel="00000000" w:rsidP="00000000" w:rsidRDefault="00000000" w:rsidRPr="00000000" w14:paraId="00000106">
      <w:pPr>
        <w:numPr>
          <w:ilvl w:val="0"/>
          <w:numId w:val="20"/>
        </w:numPr>
        <w:ind w:left="2160" w:hanging="360"/>
        <w:rPr>
          <w:u w:val="none"/>
        </w:rPr>
      </w:pPr>
      <w:r>
        <w:rPr>
          <w:rtl w:val="0"/>
        </w:rPr>
        <w:t xml:space="preserve">Affects visibility (detection range) and accuracy of turrets</w:t>
      </w:r>
    </w:p>
    <w:p w:rsidR="00000000" w:rsidDel="00000000" w:rsidP="00000000" w:rsidRDefault="00000000" w:rsidRPr="00000000" w14:paraId="00000107">
      <w:pPr>
        <w:numPr>
          <w:ilvl w:val="0"/>
          <w:numId w:val="20"/>
        </w:numPr>
        <w:ind w:left="2160" w:hanging="360"/>
        <w:rPr>
          <w:u w:val="none"/>
        </w:rPr>
      </w:pPr>
      <w:r>
        <w:rPr>
          <w:rtl w:val="0"/>
        </w:rPr>
        <w:t xml:space="preserve">Vehicles slide in wet/snow conditions</w:t>
      </w:r>
    </w:p>
    <w:p w:rsidR="00000000" w:rsidDel="00000000" w:rsidP="00000000" w:rsidRDefault="00000000" w:rsidRPr="00000000" w14:paraId="00000108">
      <w:pPr>
        <w:numPr>
          <w:ilvl w:val="0"/>
          <w:numId w:val="20"/>
        </w:numPr>
        <w:ind w:left="2160" w:hanging="360"/>
        <w:rPr>
          <w:u w:val="none"/>
        </w:rPr>
      </w:pPr>
      <w:r>
        <w:rPr>
          <w:rtl w:val="0"/>
        </w:rPr>
        <w:t xml:space="preserve">Wind turbines produce more power during storms</w:t>
      </w:r>
    </w:p>
    <w:p w:rsidR="00000000" w:rsidDel="00000000" w:rsidP="00000000" w:rsidRDefault="00000000" w:rsidRPr="00000000" w14:paraId="00000109">
      <w:pPr>
        <w:numPr>
          <w:ilvl w:val="0"/>
          <w:numId w:val="20"/>
        </w:numPr>
        <w:ind w:left="2160" w:hanging="360"/>
        <w:rPr>
          <w:u w:val="none"/>
        </w:rPr>
      </w:pPr>
      <w:r>
        <w:rPr>
          <w:rtl w:val="0"/>
        </w:rPr>
        <w:t xml:space="preserve">Solar panels produce less power during cloudy conditions</w:t>
      </w:r>
    </w:p>
    <w:p w:rsidR="00000000" w:rsidDel="00000000" w:rsidP="00000000" w:rsidRDefault="00000000" w:rsidRPr="00000000" w14:paraId="0000010A">
      <w:pPr>
        <w:ind w:left="1440" w:firstLine="0"/>
        <w:rPr/>
      </w:pPr>
      <w:r>
        <w:rPr>
          <w:rtl w:val="0"/>
        </w:rPr>
      </w:r>
    </w:p>
    <w:p w:rsidR="00000000" w:rsidDel="00000000" w:rsidP="00000000" w:rsidRDefault="00000000" w:rsidRPr="00000000" w14:paraId="0000010B">
      <w:pPr>
        <w:numPr>
          <w:ilvl w:val="0"/>
          <w:numId w:val="7"/>
        </w:numPr>
        <w:ind w:left="720" w:hanging="360"/>
        <w:rPr>
          <w:b w:val="1"/>
          <w:bCs w:val="1"/>
          <w:u w:val="none"/>
        </w:rPr>
      </w:pPr>
      <w:r>
        <w:rPr>
          <w:b w:val="1"/>
          <w:bCs w:val="1"/>
          <w:rtl w:val="0"/>
        </w:rPr>
        <w:t xml:space="preserve">Enemies</w:t>
      </w:r>
    </w:p>
    <w:p w:rsidR="00000000" w:rsidDel="00000000" w:rsidP="00000000" w:rsidRDefault="00000000" w:rsidRPr="00000000" w14:paraId="0000010C">
      <w:pPr>
        <w:numPr>
          <w:ilvl w:val="1"/>
          <w:numId w:val="7"/>
        </w:numPr>
        <w:ind w:left="1440" w:hanging="360"/>
        <w:rPr>
          <w:b w:val="1"/>
          <w:bCs w:val="1"/>
        </w:rPr>
      </w:pPr>
      <w:r>
        <w:rPr>
          <w:b w:val="1"/>
          <w:bCs w:val="1"/>
          <w:rtl w:val="0"/>
        </w:rPr>
        <w:t xml:space="preserve">Purpose</w:t>
      </w:r>
    </w:p>
    <w:p w:rsidR="00000000" w:rsidDel="00000000" w:rsidP="00000000" w:rsidRDefault="00000000" w:rsidRPr="00000000" w14:paraId="0000010D">
      <w:pPr>
        <w:ind w:left="1440" w:firstLine="720"/>
        <w:rPr/>
      </w:pPr>
      <w:r>
        <w:rPr>
          <w:rtl w:val="0"/>
        </w:rPr>
        <w:t xml:space="preserve">The Enemy System introduces hostile entities that challenge the player’s expansion and infrastructure. Enemies create pressure on the player to build defenses, secure territory, and maintain operational stability. Their presence transforms base construction and automation into a strategic activity rather than a purely creative one.</w:t>
      </w:r>
    </w:p>
    <w:p w:rsidR="00000000" w:rsidDel="00000000" w:rsidP="00000000" w:rsidRDefault="00000000" w:rsidRPr="00000000" w14:paraId="0000010E">
      <w:pPr>
        <w:ind w:left="1440" w:firstLine="720"/>
        <w:rPr/>
      </w:pPr>
      <w:r>
        <w:rPr>
          <w:rtl w:val="0"/>
        </w:rPr>
        <w:t xml:space="preserve">Enemies are intended to disrupt player operations by attacking structures, damaging machines, and threatening expansion into resource-rich regions.</w:t>
      </w:r>
    </w:p>
    <w:p w:rsidR="00000000" w:rsidDel="00000000" w:rsidP="00000000" w:rsidRDefault="00000000" w:rsidRPr="00000000" w14:paraId="0000010F">
      <w:pPr>
        <w:ind w:left="1440" w:firstLine="720"/>
        <w:rPr/>
      </w:pPr>
      <w:r>
        <w:rPr>
          <w:rtl w:val="0"/>
        </w:rPr>
      </w:r>
    </w:p>
    <w:p w:rsidR="00000000" w:rsidDel="00000000" w:rsidP="00000000" w:rsidRDefault="00000000" w:rsidRPr="00000000" w14:paraId="00000110">
      <w:pPr>
        <w:numPr>
          <w:ilvl w:val="1"/>
          <w:numId w:val="7"/>
        </w:numPr>
        <w:ind w:left="1440" w:hanging="360"/>
        <w:rPr>
          <w:b w:val="1"/>
          <w:bCs w:val="1"/>
        </w:rPr>
      </w:pPr>
      <w:r>
        <w:rPr>
          <w:b w:val="1"/>
          <w:bCs w:val="1"/>
          <w:rtl w:val="0"/>
        </w:rPr>
        <w:t xml:space="preserve">Enemy Spawn Regions</w:t>
      </w:r>
    </w:p>
    <w:p w:rsidR="00000000" w:rsidDel="00000000" w:rsidP="00000000" w:rsidRDefault="00000000" w:rsidRPr="00000000" w14:paraId="00000111">
      <w:pPr>
        <w:ind w:left="1440" w:firstLine="0"/>
        <w:rPr/>
      </w:pPr>
      <w:r>
        <w:rPr>
          <w:rtl w:val="0"/>
        </w:rPr>
        <w:tab/>
        <w:t xml:space="preserve">Enemies originate from specific regions of the world known as spawn regions. These areas represent hostile territory where enemy activity is concentrated.</w:t>
      </w:r>
    </w:p>
    <w:p w:rsidR="00000000" w:rsidDel="00000000" w:rsidP="00000000" w:rsidRDefault="00000000" w:rsidRPr="00000000" w14:paraId="00000112">
      <w:pPr>
        <w:ind w:left="1440" w:firstLine="720"/>
        <w:rPr/>
      </w:pPr>
      <w:r>
        <w:rPr>
          <w:rtl w:val="0"/>
        </w:rPr>
        <w:t xml:space="preserve">Spawn regions are typically located away from the player’s starting location but may surround valuable resource deposits or strategic terrain. As the player expands infrastructure into these areas, the likelihood of enemy encounters increases.</w:t>
      </w:r>
    </w:p>
    <w:p w:rsidR="00000000" w:rsidDel="00000000" w:rsidP="00000000" w:rsidRDefault="00000000" w:rsidRPr="00000000" w14:paraId="00000113">
      <w:pPr>
        <w:ind w:left="1440" w:firstLine="720"/>
        <w:rPr/>
      </w:pPr>
      <w:r>
        <w:rPr>
          <w:rtl w:val="0"/>
        </w:rPr>
        <w:t xml:space="preserve">Spawn regions act as the natural habitat of hostile entities and determine where enemy populations initially appear.</w:t>
      </w:r>
    </w:p>
    <w:p w:rsidR="00000000" w:rsidDel="00000000" w:rsidP="00000000" w:rsidRDefault="00000000" w:rsidRPr="00000000" w14:paraId="00000114">
      <w:pPr>
        <w:ind w:left="1440" w:firstLine="0"/>
        <w:rPr/>
      </w:pPr>
      <w:r>
        <w:rPr>
          <w:rtl w:val="0"/>
        </w:rPr>
      </w:r>
    </w:p>
    <w:p w:rsidR="00000000" w:rsidDel="00000000" w:rsidP="00000000" w:rsidRDefault="00000000" w:rsidRPr="00000000" w14:paraId="00000115">
      <w:pPr>
        <w:numPr>
          <w:ilvl w:val="1"/>
          <w:numId w:val="7"/>
        </w:numPr>
        <w:ind w:left="1440" w:hanging="360"/>
        <w:rPr>
          <w:b w:val="1"/>
          <w:bCs w:val="1"/>
        </w:rPr>
      </w:pPr>
      <w:r>
        <w:rPr>
          <w:b w:val="1"/>
          <w:bCs w:val="1"/>
          <w:rtl w:val="0"/>
        </w:rPr>
        <w:t xml:space="preserve">Enemy Nests</w:t>
      </w:r>
    </w:p>
    <w:p w:rsidR="00000000" w:rsidDel="00000000" w:rsidP="00000000" w:rsidRDefault="00000000" w:rsidRPr="00000000" w14:paraId="00000116">
      <w:pPr>
        <w:ind w:left="1440" w:firstLine="0"/>
        <w:rPr/>
      </w:pPr>
      <w:r>
        <w:rPr>
          <w:rtl w:val="0"/>
        </w:rPr>
        <w:t xml:space="preserve">Enemy nests are structures that act as the primary source of enemy units. Nests represent a persistent environmental threat that must be managed or eliminated by the player.</w:t>
      </w:r>
    </w:p>
    <w:p w:rsidR="00000000" w:rsidDel="00000000" w:rsidP="00000000" w:rsidRDefault="00000000" w:rsidRPr="00000000" w14:paraId="00000117">
      <w:pPr>
        <w:ind w:left="1440" w:firstLine="720"/>
        <w:rPr/>
      </w:pPr>
      <w:r>
        <w:rPr>
          <w:rtl w:val="0"/>
        </w:rPr>
        <w:t xml:space="preserve">A nest periodically produces enemy units which then disperse into the surrounding environment. Nests remain active unless destroyed by the player.</w:t>
      </w:r>
    </w:p>
    <w:p w:rsidR="00000000" w:rsidDel="00000000" w:rsidP="00000000" w:rsidRDefault="00000000" w:rsidRPr="00000000" w14:paraId="00000118">
      <w:pPr>
        <w:ind w:left="1440" w:firstLine="720"/>
        <w:rPr/>
      </w:pPr>
      <w:r>
        <w:rPr>
          <w:rtl w:val="0"/>
        </w:rPr>
        <w:t xml:space="preserve">These structures create localized danger zones where enemy activity is significantly higher. Resource deposits near nests are typically more difficult to exploit due to the presence of defending enemies. Nests serve as the long-term origin point of hostile forces within the world.</w:t>
      </w:r>
    </w:p>
    <w:p w:rsidR="00000000" w:rsidDel="00000000" w:rsidP="00000000" w:rsidRDefault="00000000" w:rsidRPr="00000000" w14:paraId="00000119">
      <w:pPr>
        <w:ind w:left="1440" w:firstLine="0"/>
        <w:rPr/>
      </w:pPr>
      <w:r>
        <w:rPr>
          <w:rtl w:val="0"/>
        </w:rPr>
      </w:r>
    </w:p>
    <w:p w:rsidR="00000000" w:rsidDel="00000000" w:rsidP="00000000" w:rsidRDefault="00000000" w:rsidRPr="00000000" w14:paraId="0000011A">
      <w:pPr>
        <w:numPr>
          <w:ilvl w:val="1"/>
          <w:numId w:val="7"/>
        </w:numPr>
        <w:ind w:left="1440" w:hanging="360"/>
        <w:rPr>
          <w:b w:val="1"/>
          <w:bCs w:val="1"/>
        </w:rPr>
      </w:pPr>
      <w:r>
        <w:rPr>
          <w:b w:val="1"/>
          <w:bCs w:val="1"/>
          <w:rtl w:val="0"/>
        </w:rPr>
        <w:t xml:space="preserve">Nest Growth behavior</w:t>
      </w:r>
    </w:p>
    <w:p w:rsidR="00000000" w:rsidDel="00000000" w:rsidP="00000000" w:rsidRDefault="00000000" w:rsidRPr="00000000" w14:paraId="0000011B">
      <w:pPr>
        <w:ind w:left="1440" w:firstLine="720"/>
        <w:rPr/>
      </w:pPr>
      <w:r>
        <w:rPr>
          <w:rtl w:val="0"/>
        </w:rPr>
        <w:t xml:space="preserve">Enemy nests are capable of growth and expansion over time. If left undisturbed, nests may increase their activity level or expand their territory.</w:t>
      </w:r>
    </w:p>
    <w:p w:rsidR="00000000" w:rsidDel="00000000" w:rsidP="00000000" w:rsidRDefault="00000000" w:rsidRPr="00000000" w14:paraId="0000011C">
      <w:pPr>
        <w:ind w:left="1440" w:firstLine="720"/>
        <w:rPr/>
      </w:pPr>
      <w:r>
        <w:rPr>
          <w:rtl w:val="0"/>
        </w:rPr>
        <w:t xml:space="preserve">Growth may involve the creation of additional nests in nearby areas or the strengthening of existing nests. As the player’s industrial footprint expands, nests may become more aggressive or produce enemies more frequently.</w:t>
      </w:r>
    </w:p>
    <w:p w:rsidR="00000000" w:rsidDel="00000000" w:rsidP="00000000" w:rsidRDefault="00000000" w:rsidRPr="00000000" w14:paraId="0000011D">
      <w:pPr>
        <w:ind w:left="1440" w:firstLine="720"/>
        <w:rPr/>
      </w:pPr>
      <w:r>
        <w:rPr>
          <w:rtl w:val="0"/>
        </w:rPr>
        <w:t xml:space="preserve">Nest growth ensures that the world remains hostile and that previously safe areas can become dangerous if ignored for too long. </w:t>
      </w:r>
    </w:p>
    <w:p w:rsidR="00000000" w:rsidDel="00000000" w:rsidP="00000000" w:rsidRDefault="00000000" w:rsidRPr="00000000" w14:paraId="0000011E">
      <w:pPr>
        <w:ind w:left="1440" w:firstLine="0"/>
        <w:rPr/>
      </w:pPr>
      <w:r>
        <w:rPr>
          <w:rtl w:val="0"/>
        </w:rPr>
        <w:t xml:space="preserve">This behavior encourages the player to actively manage nearby threats rather than permanently ignoring them.</w:t>
      </w:r>
    </w:p>
    <w:p w:rsidR="00000000" w:rsidDel="00000000" w:rsidP="00000000" w:rsidRDefault="00000000" w:rsidRPr="00000000" w14:paraId="0000011F">
      <w:pPr>
        <w:ind w:left="1440" w:firstLine="0"/>
        <w:rPr/>
      </w:pPr>
      <w:r>
        <w:rPr>
          <w:rtl w:val="0"/>
        </w:rPr>
      </w:r>
    </w:p>
    <w:p w:rsidR="00000000" w:rsidDel="00000000" w:rsidP="00000000" w:rsidRDefault="00000000" w:rsidRPr="00000000" w14:paraId="00000120">
      <w:pPr>
        <w:numPr>
          <w:ilvl w:val="1"/>
          <w:numId w:val="7"/>
        </w:numPr>
        <w:ind w:left="1440" w:hanging="360"/>
        <w:rPr>
          <w:b w:val="1"/>
          <w:bCs w:val="1"/>
        </w:rPr>
      </w:pPr>
      <w:r>
        <w:rPr>
          <w:b w:val="1"/>
          <w:bCs w:val="1"/>
          <w:rtl w:val="0"/>
        </w:rPr>
        <w:t xml:space="preserve">Enemy Types</w:t>
      </w:r>
    </w:p>
    <w:p w:rsidR="00000000" w:rsidDel="00000000" w:rsidP="00000000" w:rsidRDefault="00000000" w:rsidRPr="00000000" w14:paraId="00000121">
      <w:pPr>
        <w:ind w:left="1440" w:firstLine="720"/>
        <w:rPr/>
      </w:pPr>
      <w:r>
        <w:rPr>
          <w:rtl w:val="0"/>
        </w:rPr>
        <w:t xml:space="preserve">The game may contain multiple enemy types with different roles and behaviors. These enemies provide variety in combat encounters and require different defensive strategies.</w:t>
      </w:r>
    </w:p>
    <w:p w:rsidR="00000000" w:rsidDel="00000000" w:rsidP="00000000" w:rsidRDefault="00000000" w:rsidRPr="00000000" w14:paraId="00000122">
      <w:pPr>
        <w:ind w:left="1440" w:firstLine="720"/>
        <w:rPr/>
      </w:pPr>
      <w:r>
        <w:rPr>
          <w:rtl w:val="0"/>
        </w:rPr>
        <w:t xml:space="preserve">Some enemies may be fast-moving units designed to overwhelm defenses through numbers, while others may be heavily armored units that require stronger defenses to defeat. Certain enemies may specialize in attacking structures, while others focus on targeting the player directly.</w:t>
      </w:r>
    </w:p>
    <w:p w:rsidR="00000000" w:rsidDel="00000000" w:rsidP="00000000" w:rsidRDefault="00000000" w:rsidRPr="00000000" w14:paraId="00000123">
      <w:pPr>
        <w:ind w:left="1440" w:firstLine="720"/>
        <w:rPr/>
      </w:pPr>
      <w:r>
        <w:rPr>
          <w:rtl w:val="0"/>
        </w:rPr>
        <w:t xml:space="preserve">The presence of multiple enemy types encourages players to design defensive systems that can handle a range of threats.</w:t>
      </w:r>
    </w:p>
    <w:p w:rsidR="00000000" w:rsidDel="00000000" w:rsidP="00000000" w:rsidRDefault="00000000" w:rsidRPr="00000000" w14:paraId="00000124">
      <w:pPr>
        <w:ind w:left="1440" w:firstLine="0"/>
        <w:rPr/>
      </w:pPr>
      <w:r>
        <w:rPr>
          <w:rtl w:val="0"/>
        </w:rPr>
      </w:r>
    </w:p>
    <w:p w:rsidR="00000000" w:rsidDel="00000000" w:rsidP="00000000" w:rsidRDefault="00000000" w:rsidRPr="00000000" w14:paraId="00000125">
      <w:pPr>
        <w:numPr>
          <w:ilvl w:val="1"/>
          <w:numId w:val="7"/>
        </w:numPr>
        <w:ind w:left="1440" w:hanging="360"/>
        <w:rPr>
          <w:b w:val="1"/>
          <w:bCs w:val="1"/>
        </w:rPr>
      </w:pPr>
      <w:r>
        <w:rPr>
          <w:b w:val="1"/>
          <w:bCs w:val="1"/>
          <w:rtl w:val="0"/>
        </w:rPr>
        <w:t xml:space="preserve">Enemy Behavior</w:t>
      </w:r>
    </w:p>
    <w:p w:rsidR="00000000" w:rsidDel="00000000" w:rsidP="00000000" w:rsidRDefault="00000000" w:rsidRPr="00000000" w14:paraId="00000126">
      <w:pPr>
        <w:ind w:left="1440" w:firstLine="720"/>
        <w:rPr/>
      </w:pPr>
      <w:r>
        <w:rPr>
          <w:rtl w:val="0"/>
        </w:rPr>
        <w:t xml:space="preserve">Enemy behavior governs how hostile units move through the environment and interact with the player’s infrastructure.</w:t>
      </w:r>
    </w:p>
    <w:p w:rsidR="00000000" w:rsidDel="00000000" w:rsidP="00000000" w:rsidRDefault="00000000" w:rsidRPr="00000000" w14:paraId="00000127">
      <w:pPr>
        <w:ind w:left="1440" w:firstLine="720"/>
        <w:rPr/>
      </w:pPr>
      <w:r>
        <w:rPr>
          <w:rtl w:val="0"/>
        </w:rPr>
        <w:t xml:space="preserve">Enemies may patrol within their territory, wander away from their nests, or actively seek out player structures once they detect them. Their movement is typically influenced by terrain, obstacles, and the location of nearby targets.</w:t>
      </w:r>
    </w:p>
    <w:p w:rsidR="00000000" w:rsidDel="00000000" w:rsidP="00000000" w:rsidRDefault="00000000" w:rsidRPr="00000000" w14:paraId="00000128">
      <w:pPr>
        <w:ind w:left="1440" w:firstLine="720"/>
        <w:rPr/>
      </w:pPr>
      <w:r>
        <w:rPr>
          <w:rtl w:val="0"/>
        </w:rPr>
        <w:t xml:space="preserve">When enemies detect player activity, they may move toward machines, power infrastructure, or defensive structures. Enemy behavior should prioritize meaningful targets such as power sources, production machines, and critical infrastructure.</w:t>
      </w:r>
    </w:p>
    <w:p w:rsidR="00000000" w:rsidDel="00000000" w:rsidP="00000000" w:rsidRDefault="00000000" w:rsidRPr="00000000" w14:paraId="00000129">
      <w:pPr>
        <w:ind w:left="1440" w:firstLine="0"/>
        <w:rPr/>
      </w:pPr>
      <w:r>
        <w:rPr>
          <w:rtl w:val="0"/>
        </w:rPr>
      </w:r>
    </w:p>
    <w:p w:rsidR="00000000" w:rsidDel="00000000" w:rsidP="00000000" w:rsidRDefault="00000000" w:rsidRPr="00000000" w14:paraId="0000012A">
      <w:pPr>
        <w:numPr>
          <w:ilvl w:val="1"/>
          <w:numId w:val="7"/>
        </w:numPr>
        <w:ind w:left="1440" w:hanging="360"/>
        <w:rPr>
          <w:b w:val="1"/>
          <w:bCs w:val="1"/>
        </w:rPr>
      </w:pPr>
      <w:r>
        <w:rPr>
          <w:b w:val="1"/>
          <w:bCs w:val="1"/>
          <w:rtl w:val="0"/>
        </w:rPr>
        <w:t xml:space="preserve">Enemy Attacks on Player Infrastructure</w:t>
      </w:r>
    </w:p>
    <w:p w:rsidR="00000000" w:rsidDel="00000000" w:rsidP="00000000" w:rsidRDefault="00000000" w:rsidRPr="00000000" w14:paraId="0000012B">
      <w:pPr>
        <w:ind w:left="1440" w:firstLine="720"/>
        <w:rPr/>
      </w:pPr>
      <w:r>
        <w:rPr>
          <w:rtl w:val="0"/>
        </w:rPr>
        <w:t xml:space="preserve">Enemies are capable of damaging or destroying player-built structures. Attacks on infrastructure are intended to disrupt production, disable power networks, and create weaknesses in defensive systems.</w:t>
      </w:r>
    </w:p>
    <w:p w:rsidR="00000000" w:rsidDel="00000000" w:rsidP="00000000" w:rsidRDefault="00000000" w:rsidRPr="00000000" w14:paraId="0000012C">
      <w:pPr>
        <w:ind w:left="1440" w:firstLine="720"/>
        <w:rPr/>
      </w:pPr>
      <w:r>
        <w:rPr>
          <w:rtl w:val="0"/>
        </w:rPr>
        <w:t xml:space="preserve">Enemy attacks may target specific structures depending on their proximity and importance. For example, enemies might attack mining outposts, power generators, or exposed logistics networks.</w:t>
      </w:r>
    </w:p>
    <w:p w:rsidR="00000000" w:rsidDel="00000000" w:rsidP="00000000" w:rsidRDefault="00000000" w:rsidRPr="00000000" w14:paraId="0000012D">
      <w:pPr>
        <w:ind w:left="1440" w:firstLine="720"/>
        <w:rPr/>
      </w:pPr>
      <w:r>
        <w:rPr>
          <w:rtl w:val="0"/>
        </w:rPr>
        <w:t xml:space="preserve">If defenses are insufficient, sustained attacks may destroy blocks within a construct, interrupt production chains, and expose additional vulnerabilities in the player’s base. This mechanic forces the player to balance industrial growth with defensive preparation.</w:t>
      </w:r>
    </w:p>
    <w:p w:rsidR="00000000" w:rsidDel="00000000" w:rsidP="00000000" w:rsidRDefault="00000000" w:rsidRPr="00000000" w14:paraId="0000012E">
      <w:pPr>
        <w:ind w:left="1440" w:firstLine="0"/>
        <w:rPr/>
      </w:pPr>
      <w:r>
        <w:rPr>
          <w:rtl w:val="0"/>
        </w:rPr>
      </w:r>
    </w:p>
    <w:p w:rsidR="00000000" w:rsidDel="00000000" w:rsidP="00000000" w:rsidRDefault="00000000" w:rsidRPr="00000000" w14:paraId="0000012F">
      <w:pPr>
        <w:numPr>
          <w:ilvl w:val="1"/>
          <w:numId w:val="7"/>
        </w:numPr>
        <w:ind w:left="1440" w:hanging="360"/>
        <w:rPr>
          <w:b w:val="1"/>
          <w:bCs w:val="1"/>
        </w:rPr>
      </w:pPr>
      <w:r>
        <w:rPr>
          <w:b w:val="1"/>
          <w:bCs w:val="1"/>
          <w:rtl w:val="0"/>
        </w:rPr>
        <w:t xml:space="preserve">Enemy Escalation</w:t>
      </w:r>
    </w:p>
    <w:p w:rsidR="00000000" w:rsidDel="00000000" w:rsidP="00000000" w:rsidRDefault="00000000" w:rsidRPr="00000000" w14:paraId="00000130">
      <w:pPr>
        <w:ind w:left="1440" w:firstLine="720"/>
        <w:rPr/>
      </w:pPr>
      <w:r>
        <w:rPr>
          <w:rtl w:val="0"/>
        </w:rPr>
        <w:t xml:space="preserve">Enemy threat levels increase as the player expands their industrial presence. The larger the player’s operation becomes, the greater the enemy response may be.</w:t>
      </w:r>
    </w:p>
    <w:p w:rsidR="00000000" w:rsidDel="00000000" w:rsidP="00000000" w:rsidRDefault="00000000" w:rsidRPr="00000000" w14:paraId="00000131">
      <w:pPr>
        <w:ind w:left="1440" w:firstLine="720"/>
        <w:rPr/>
      </w:pPr>
      <w:r>
        <w:rPr>
          <w:rtl w:val="0"/>
        </w:rPr>
        <w:t xml:space="preserve">Escalation may occur through several mechanisms. Enemy nests may produce units more frequently, new enemy types may appear, or attack groups may become larger and more coordinated.</w:t>
      </w:r>
    </w:p>
    <w:p w:rsidR="00000000" w:rsidDel="00000000" w:rsidP="00000000" w:rsidRDefault="00000000" w:rsidRPr="00000000" w14:paraId="00000132">
      <w:pPr>
        <w:ind w:left="1440" w:firstLine="720"/>
        <w:rPr/>
      </w:pPr>
      <w:r>
        <w:rPr>
          <w:rtl w:val="0"/>
        </w:rPr>
        <w:t xml:space="preserve">The purpose of escalation is to ensure that the player’s increasing power and automation is matched by rising challenges. As factories grow larger and infrastructure becomes more complex, defending that infrastructure becomes a critical part of gameplay.</w:t>
      </w:r>
    </w:p>
    <w:p w:rsidR="00000000" w:rsidDel="00000000" w:rsidP="00000000" w:rsidRDefault="00000000" w:rsidRPr="00000000" w14:paraId="00000133">
      <w:pPr>
        <w:ind w:left="1440" w:firstLine="720"/>
        <w:rPr/>
      </w:pPr>
      <w:r>
        <w:rPr>
          <w:rtl w:val="0"/>
        </w:rPr>
        <w:t>Escalation helps maintain long-term challenge and prevents the game from becoming trivial once automation is established.</w:t>
      </w:r>
    </w:p>
    <w:p w:rsidR="00000000" w:rsidDel="00000000" w:rsidP="00000000" w:rsidRDefault="00000000" w:rsidRPr="00000000" w14:paraId="00000134">
      <w:pPr>
        <w:ind w:left="1440" w:firstLine="0"/>
        <w:rPr/>
      </w:pPr>
      <w:r>
        <w:rPr>
          <w:rtl w:val="0"/>
        </w:rPr>
      </w:r>
    </w:p>
    <w:p w:rsidR="00000000" w:rsidDel="00000000" w:rsidP="00000000" w:rsidRDefault="00000000" w:rsidRPr="00000000" w14:paraId="00000135">
      <w:pPr>
        <w:numPr>
          <w:ilvl w:val="0"/>
          <w:numId w:val="7"/>
        </w:numPr>
        <w:ind w:left="720" w:hanging="360"/>
        <w:rPr>
          <w:b w:val="1"/>
          <w:bCs w:val="1"/>
          <w:u w:val="none"/>
        </w:rPr>
      </w:pPr>
      <w:r>
        <w:rPr>
          <w:b w:val="1"/>
          <w:bCs w:val="1"/>
          <w:rtl w:val="0"/>
        </w:rPr>
        <w:t xml:space="preserve">Building System</w:t>
      </w:r>
    </w:p>
    <w:p w:rsidR="00000000" w:rsidDel="00000000" w:rsidP="00000000" w:rsidRDefault="00000000" w:rsidRPr="00000000" w14:paraId="00000136">
      <w:pPr>
        <w:numPr>
          <w:ilvl w:val="1"/>
          <w:numId w:val="7"/>
        </w:numPr>
        <w:ind w:left="1440" w:hanging="360"/>
        <w:rPr>
          <w:b w:val="1"/>
          <w:bCs w:val="1"/>
        </w:rPr>
      </w:pPr>
      <w:r>
        <w:rPr>
          <w:b w:val="1"/>
          <w:bCs w:val="1"/>
          <w:rtl w:val="0"/>
        </w:rPr>
        <w:t xml:space="preserve">Purpose</w:t>
      </w:r>
    </w:p>
    <w:p w:rsidR="00000000" w:rsidDel="00000000" w:rsidP="00000000" w:rsidRDefault="00000000" w:rsidRPr="00000000" w14:paraId="00000137">
      <w:pPr>
        <w:ind w:left="1440" w:firstLine="0"/>
        <w:rPr/>
      </w:pPr>
      <w:r>
        <w:rPr>
          <w:rtl w:val="0"/>
        </w:rPr>
        <w:tab/>
        <w:t xml:space="preserve">The Building System allows players to construct bases, machines, vehicles, and infrastructure using modular blocks placed on a three-dimensional grid. The system provides the core mechanic for creating structures that support automation, defense, and expansion.</w:t>
      </w:r>
    </w:p>
    <w:p w:rsidR="00000000" w:rsidDel="00000000" w:rsidP="00000000" w:rsidRDefault="00000000" w:rsidRPr="00000000" w14:paraId="00000138">
      <w:pPr>
        <w:ind w:left="1440" w:firstLine="720"/>
        <w:rPr/>
      </w:pPr>
      <w:r>
        <w:rPr>
          <w:rtl w:val="0"/>
        </w:rPr>
        <w:t xml:space="preserve">All player-built structures are referred to as constructs. A construct is a collection of connected blocks arranged on a grid. Constructs can represent factories, defensive installations, infrastructure networks, or movable vehicles. The system must support flexible construction while maintaining predictable placement rules and structural relationships between blocks.</w:t>
      </w:r>
    </w:p>
    <w:p w:rsidR="00000000" w:rsidDel="00000000" w:rsidP="00000000" w:rsidRDefault="00000000" w:rsidRPr="00000000" w14:paraId="00000139">
      <w:pPr>
        <w:numPr>
          <w:ilvl w:val="1"/>
          <w:numId w:val="7"/>
        </w:numPr>
        <w:ind w:left="1440" w:hanging="360"/>
        <w:rPr>
          <w:b w:val="1"/>
          <w:bCs w:val="1"/>
        </w:rPr>
      </w:pPr>
      <w:r>
        <w:rPr>
          <w:b w:val="1"/>
          <w:bCs w:val="1"/>
          <w:rtl w:val="0"/>
        </w:rPr>
        <w:t xml:space="preserve">Grid-Based Construction</w:t>
      </w:r>
    </w:p>
    <w:p w:rsidR="00000000" w:rsidDel="00000000" w:rsidP="00000000" w:rsidRDefault="00000000" w:rsidRPr="00000000" w14:paraId="0000013A">
      <w:pPr>
        <w:ind w:left="1440" w:firstLine="0"/>
        <w:rPr/>
      </w:pPr>
      <w:r>
        <w:rPr>
          <w:rtl w:val="0"/>
        </w:rPr>
        <w:tab/>
        <w:t xml:space="preserve">Construction occurs on a three-dimensional grid composed of evenly spaced cells. Each cell represents the smallest unit of placement within the building system. Blocks occupy one or more grid cells depending on their size. Smaller blocks may occupy a single cell while larger machines may occupy several cells.</w:t>
      </w:r>
    </w:p>
    <w:p w:rsidR="00000000" w:rsidDel="00000000" w:rsidP="00000000" w:rsidRDefault="00000000" w:rsidRPr="00000000" w14:paraId="0000013B">
      <w:pPr>
        <w:ind w:left="1440" w:firstLine="720"/>
        <w:rPr/>
      </w:pPr>
      <w:r>
        <w:rPr>
          <w:rtl w:val="0"/>
        </w:rPr>
        <w:t xml:space="preserve">The grid ensures consistent alignment between blocks and allows structures to expand in a controlled and organized manner. Grid positioning also provides the spatial framework used to determine adjacency, connectivity, and construct membership.</w:t>
      </w:r>
    </w:p>
    <w:p w:rsidR="00000000" w:rsidDel="00000000" w:rsidP="00000000" w:rsidRDefault="00000000" w:rsidRPr="00000000" w14:paraId="0000013C">
      <w:pPr>
        <w:numPr>
          <w:ilvl w:val="1"/>
          <w:numId w:val="7"/>
        </w:numPr>
        <w:ind w:left="1440" w:hanging="360"/>
        <w:rPr>
          <w:b w:val="1"/>
          <w:bCs w:val="1"/>
        </w:rPr>
      </w:pPr>
      <w:r>
        <w:rPr>
          <w:b w:val="1"/>
          <w:bCs w:val="1"/>
          <w:rtl w:val="0"/>
        </w:rPr>
        <w:t xml:space="preserve">Block Placement and Orientation</w:t>
      </w:r>
    </w:p>
    <w:p w:rsidR="00000000" w:rsidDel="00000000" w:rsidP="00000000" w:rsidRDefault="00000000" w:rsidRPr="00000000" w14:paraId="0000013D">
      <w:pPr>
        <w:ind w:left="1440" w:firstLine="0"/>
        <w:rPr/>
      </w:pPr>
      <w:r>
        <w:rPr>
          <w:rtl w:val="0"/>
        </w:rPr>
        <w:tab/>
        <w:t xml:space="preserve">Blocks can be rotated during placement to control their orientation within the grid. Orientation determines how the block connects to surrounding blocks and how its functional interfaces are aligned. Players place blocks through a building interface that provides a preview of the block’s position before placement is confirmed. Placement must only occur when the target location satisfies all placement rules. Rotation allows machines and infrastructure components to be aligned with logistics networks, power networks, and structural layouts.</w:t>
      </w:r>
    </w:p>
    <w:p w:rsidR="00000000" w:rsidDel="00000000" w:rsidP="00000000" w:rsidRDefault="00000000" w:rsidRPr="00000000" w14:paraId="0000013E">
      <w:pPr>
        <w:numPr>
          <w:ilvl w:val="1"/>
          <w:numId w:val="7"/>
        </w:numPr>
        <w:ind w:left="1440" w:hanging="360"/>
        <w:rPr>
          <w:b w:val="1"/>
          <w:bCs w:val="1"/>
        </w:rPr>
      </w:pPr>
      <w:r>
        <w:rPr>
          <w:b w:val="1"/>
          <w:bCs w:val="1"/>
          <w:rtl w:val="0"/>
        </w:rPr>
        <w:t xml:space="preserve">Placement Rules</w:t>
      </w:r>
    </w:p>
    <w:p w:rsidR="00000000" w:rsidDel="00000000" w:rsidP="00000000" w:rsidRDefault="00000000" w:rsidRPr="00000000" w14:paraId="0000013F">
      <w:pPr>
        <w:ind w:left="1440" w:firstLine="0"/>
        <w:rPr/>
      </w:pPr>
      <w:r>
        <w:rPr>
          <w:rtl w:val="0"/>
        </w:rPr>
        <w:tab/>
        <w:t xml:space="preserve">Block placement must follow a defined set of rules to ensure structural consistency and prevent invalid configurations.</w:t>
      </w:r>
    </w:p>
    <w:p w:rsidR="00000000" w:rsidDel="00000000" w:rsidP="00000000" w:rsidRDefault="00000000" w:rsidRPr="00000000" w14:paraId="00000140">
      <w:pPr>
        <w:ind w:left="1440" w:firstLine="720"/>
        <w:rPr/>
      </w:pPr>
      <w:r>
        <w:rPr>
          <w:rtl w:val="0"/>
        </w:rPr>
        <w:t xml:space="preserve">Blocks cannot occupy grid cells that are already filled by another block. A block must also be placed in a valid build location and must satisfy any required attachment conditions.</w:t>
      </w:r>
    </w:p>
    <w:p w:rsidR="00000000" w:rsidDel="00000000" w:rsidP="00000000" w:rsidRDefault="00000000" w:rsidRPr="00000000" w14:paraId="00000141">
      <w:pPr>
        <w:ind w:left="1440" w:firstLine="720"/>
        <w:rPr/>
      </w:pPr>
      <w:r>
        <w:rPr>
          <w:rtl w:val="0"/>
        </w:rPr>
        <w:t xml:space="preserve">Most blocks must connect to an existing construct by sharing at least one adjacent face with another block. This prevents unsupported or floating structures unless a block type specifically allows it.</w:t>
      </w:r>
    </w:p>
    <w:p w:rsidR="00000000" w:rsidDel="00000000" w:rsidP="00000000" w:rsidRDefault="00000000" w:rsidRPr="00000000" w14:paraId="00000142">
      <w:pPr>
        <w:ind w:left="1440" w:firstLine="720"/>
        <w:rPr/>
      </w:pPr>
      <w:r>
        <w:rPr>
          <w:rtl w:val="0"/>
        </w:rPr>
        <w:t xml:space="preserve">Placement feedback should clearly inform the player when a block cannot be placed and identify the reason for the invalid placement.</w:t>
      </w:r>
    </w:p>
    <w:p w:rsidR="00000000" w:rsidDel="00000000" w:rsidP="00000000" w:rsidRDefault="00000000" w:rsidRPr="00000000" w14:paraId="00000143">
      <w:pPr>
        <w:numPr>
          <w:ilvl w:val="1"/>
          <w:numId w:val="7"/>
        </w:numPr>
        <w:ind w:left="1440" w:hanging="360"/>
        <w:rPr>
          <w:b w:val="1"/>
          <w:bCs w:val="1"/>
        </w:rPr>
      </w:pPr>
      <w:r>
        <w:rPr>
          <w:b w:val="1"/>
          <w:bCs w:val="1"/>
          <w:rtl w:val="0"/>
        </w:rPr>
        <w:t xml:space="preserve">valid and Invalid Placement</w:t>
      </w:r>
    </w:p>
    <w:p w:rsidR="00000000" w:rsidDel="00000000" w:rsidP="00000000" w:rsidRDefault="00000000" w:rsidRPr="00000000" w14:paraId="00000144">
      <w:pPr>
        <w:ind w:left="1440" w:firstLine="0"/>
        <w:rPr/>
      </w:pPr>
      <w:r>
        <w:rPr>
          <w:b w:val="1"/>
          <w:bCs w:val="1"/>
          <w:rtl w:val="0"/>
        </w:rPr>
        <w:tab/>
      </w:r>
      <w:r>
        <w:rPr>
          <w:rtl w:val="0"/>
        </w:rPr>
        <w:t xml:space="preserve">A placement attempt is considered valid when all required grid cells for the block are available, the placement position is within a buildable area, and any required attachment conditions are satisfied.</w:t>
      </w:r>
    </w:p>
    <w:p w:rsidR="00000000" w:rsidDel="00000000" w:rsidP="00000000" w:rsidRDefault="00000000" w:rsidRPr="00000000" w14:paraId="00000145">
      <w:pPr>
        <w:ind w:left="1440" w:firstLine="720"/>
        <w:rPr/>
      </w:pPr>
      <w:r>
        <w:rPr>
          <w:rtl w:val="0"/>
        </w:rPr>
        <w:t xml:space="preserve">Placement becomes invalid when any required cell overlaps an existing block, the block lacks a valid connection to an existing structure, or the placement location violates environmental restrictions such as terrain limitations.</w:t>
      </w:r>
    </w:p>
    <w:p w:rsidR="00000000" w:rsidDel="00000000" w:rsidP="00000000" w:rsidRDefault="00000000" w:rsidRPr="00000000" w14:paraId="00000146">
      <w:pPr>
        <w:ind w:left="1440" w:firstLine="720"/>
        <w:rPr/>
      </w:pPr>
      <w:r>
        <w:rPr>
          <w:rtl w:val="0"/>
        </w:rPr>
        <w:t xml:space="preserve">The system must perform validation before placement is finalized to prevent structural conflicts or broken constructs.</w:t>
      </w:r>
    </w:p>
    <w:p w:rsidR="00000000" w:rsidDel="00000000" w:rsidP="00000000" w:rsidRDefault="00000000" w:rsidRPr="00000000" w14:paraId="00000147">
      <w:pPr>
        <w:numPr>
          <w:ilvl w:val="1"/>
          <w:numId w:val="7"/>
        </w:numPr>
        <w:ind w:left="1440" w:hanging="360"/>
        <w:rPr>
          <w:b w:val="1"/>
          <w:bCs w:val="1"/>
        </w:rPr>
      </w:pPr>
      <w:r>
        <w:rPr>
          <w:b w:val="1"/>
          <w:bCs w:val="1"/>
          <w:rtl w:val="0"/>
        </w:rPr>
        <w:t xml:space="preserve">Anchored and Unanchored Constructs</w:t>
      </w:r>
    </w:p>
    <w:p w:rsidR="00000000" w:rsidDel="00000000" w:rsidP="00000000" w:rsidRDefault="00000000" w:rsidRPr="00000000" w14:paraId="00000148">
      <w:pPr>
        <w:ind w:left="1440" w:firstLine="0"/>
        <w:rPr/>
      </w:pPr>
      <w:r>
        <w:rPr>
          <w:rtl w:val="0"/>
        </w:rPr>
        <w:tab/>
        <w:t xml:space="preserve">Constructs may be either anchored to the terrain or exist independently from it.</w:t>
      </w:r>
    </w:p>
    <w:p w:rsidR="00000000" w:rsidDel="00000000" w:rsidP="00000000" w:rsidRDefault="00000000" w:rsidRPr="00000000" w14:paraId="00000149">
      <w:pPr>
        <w:ind w:left="1440" w:firstLine="720"/>
        <w:rPr/>
      </w:pPr>
      <w:r>
        <w:rPr>
          <w:rtl w:val="0"/>
        </w:rPr>
        <w:t xml:space="preserve">Anchored constructs are fixed to the environment and function as bases, factories, or defensive installations. These structures remain stationary and serve as the primary location for production and infrastructure networks.</w:t>
      </w:r>
    </w:p>
    <w:p w:rsidR="00000000" w:rsidDel="00000000" w:rsidP="00000000" w:rsidRDefault="00000000" w:rsidRPr="00000000" w14:paraId="0000014A">
      <w:pPr>
        <w:ind w:left="1440" w:firstLine="720"/>
        <w:rPr/>
      </w:pPr>
      <w:r>
        <w:rPr>
          <w:rtl w:val="0"/>
        </w:rPr>
        <w:t xml:space="preserve">Unanchored constructs are capable of movement and function as vehicles or mobile platforms. These constructs move as a unified structure rather than as separate blocks.</w:t>
      </w:r>
    </w:p>
    <w:p w:rsidR="00000000" w:rsidDel="00000000" w:rsidP="00000000" w:rsidRDefault="00000000" w:rsidRPr="00000000" w14:paraId="0000014B">
      <w:pPr>
        <w:ind w:left="1440" w:firstLine="720"/>
        <w:rPr/>
      </w:pPr>
      <w:r>
        <w:rPr>
          <w:rtl w:val="0"/>
        </w:rPr>
        <w:t xml:space="preserve">The building system must support both anchored and unanchored constructs using the same grid framework.</w:t>
      </w:r>
    </w:p>
    <w:p w:rsidR="00000000" w:rsidDel="00000000" w:rsidP="00000000" w:rsidRDefault="00000000" w:rsidRPr="00000000" w14:paraId="0000014C">
      <w:pPr>
        <w:numPr>
          <w:ilvl w:val="1"/>
          <w:numId w:val="7"/>
        </w:numPr>
        <w:ind w:left="1440" w:hanging="360"/>
        <w:rPr>
          <w:b w:val="1"/>
          <w:bCs w:val="1"/>
        </w:rPr>
      </w:pPr>
      <w:r>
        <w:rPr>
          <w:b w:val="1"/>
          <w:bCs w:val="1"/>
          <w:rtl w:val="0"/>
        </w:rPr>
        <w:t xml:space="preserve">Separation of Bases and Vehicles</w:t>
      </w:r>
    </w:p>
    <w:p w:rsidR="00000000" w:rsidDel="00000000" w:rsidP="00000000" w:rsidRDefault="00000000" w:rsidRPr="00000000" w14:paraId="0000014D">
      <w:pPr>
        <w:ind w:left="1440" w:firstLine="0"/>
        <w:rPr/>
      </w:pPr>
      <w:r>
        <w:rPr>
          <w:rtl w:val="0"/>
        </w:rPr>
        <w:tab/>
        <w:t xml:space="preserve">Bases and vehicles share the same construction system but serve different roles.</w:t>
      </w:r>
    </w:p>
    <w:p w:rsidR="00000000" w:rsidDel="00000000" w:rsidP="00000000" w:rsidRDefault="00000000" w:rsidRPr="00000000" w14:paraId="0000014E">
      <w:pPr>
        <w:ind w:left="1440" w:firstLine="720"/>
        <w:rPr/>
      </w:pPr>
      <w:r>
        <w:rPr>
          <w:rtl w:val="0"/>
        </w:rPr>
        <w:t xml:space="preserve">Bases are anchored constructs intended for industrial production, logistics infrastructure, and defensive structures. Vehicles are dynamic constructs designed for movement, exploration, or combat.</w:t>
      </w:r>
    </w:p>
    <w:p w:rsidR="00000000" w:rsidDel="00000000" w:rsidP="00000000" w:rsidRDefault="00000000" w:rsidRPr="00000000" w14:paraId="0000014F">
      <w:pPr>
        <w:ind w:left="1440" w:firstLine="720"/>
        <w:rPr/>
      </w:pPr>
      <w:r>
        <w:rPr>
          <w:rtl w:val="0"/>
        </w:rPr>
        <w:t xml:space="preserve">Vehicles require specific components that enable movement and control. Without these components, a construct behaves as a stationary structure.</w:t>
      </w:r>
    </w:p>
    <w:p w:rsidR="00000000" w:rsidDel="00000000" w:rsidP="00000000" w:rsidRDefault="00000000" w:rsidRPr="00000000" w14:paraId="00000150">
      <w:pPr>
        <w:ind w:left="1440" w:firstLine="720"/>
        <w:rPr/>
      </w:pPr>
      <w:r>
        <w:rPr>
          <w:rtl w:val="0"/>
        </w:rPr>
        <w:t xml:space="preserve">This separation allows the game to maintain a unified building system while supporting different gameplay roles.</w:t>
      </w:r>
    </w:p>
    <w:p w:rsidR="00000000" w:rsidDel="00000000" w:rsidP="00000000" w:rsidRDefault="00000000" w:rsidRPr="00000000" w14:paraId="00000151">
      <w:pPr>
        <w:numPr>
          <w:ilvl w:val="1"/>
          <w:numId w:val="7"/>
        </w:numPr>
        <w:ind w:left="1440" w:hanging="360"/>
        <w:rPr>
          <w:b w:val="1"/>
          <w:bCs w:val="1"/>
        </w:rPr>
      </w:pPr>
      <w:r>
        <w:rPr>
          <w:b w:val="1"/>
          <w:bCs w:val="1"/>
          <w:rtl w:val="0"/>
        </w:rPr>
        <w:t xml:space="preserve">Connection Points and Adjacency Rules</w:t>
      </w:r>
    </w:p>
    <w:p w:rsidR="00000000" w:rsidDel="00000000" w:rsidP="00000000" w:rsidRDefault="00000000" w:rsidRPr="00000000" w14:paraId="00000152">
      <w:pPr>
        <w:ind w:left="1440" w:firstLine="0"/>
        <w:rPr/>
      </w:pPr>
      <w:r>
        <w:rPr>
          <w:rtl w:val="0"/>
        </w:rPr>
        <w:tab/>
        <w:t xml:space="preserve">Blocks may contain specific connection points that determine how they interact with surrounding systems. Connection points may be used for structural attachment, power transfer, logistics connections, or machine interfaces. Adjacency between blocks may allow automatic connections if compatible interfaces are present.</w:t>
      </w:r>
    </w:p>
    <w:p w:rsidR="00000000" w:rsidDel="00000000" w:rsidP="00000000" w:rsidRDefault="00000000" w:rsidRPr="00000000" w14:paraId="00000153">
      <w:pPr>
        <w:ind w:left="1440" w:firstLine="720"/>
        <w:rPr/>
      </w:pPr>
      <w:r>
        <w:rPr>
          <w:rtl w:val="0"/>
        </w:rPr>
        <w:t xml:space="preserve">These rules determine how infrastructure networks form within a construct and how machines communicate with each other. Connection logic must ensure that machines only interact through valid interfaces rather than through simple structural contact.</w:t>
      </w:r>
    </w:p>
    <w:p w:rsidR="00000000" w:rsidDel="00000000" w:rsidP="00000000" w:rsidRDefault="00000000" w:rsidRPr="00000000" w14:paraId="00000154">
      <w:pPr>
        <w:numPr>
          <w:ilvl w:val="1"/>
          <w:numId w:val="7"/>
        </w:numPr>
        <w:ind w:left="1440" w:hanging="360"/>
        <w:rPr>
          <w:b w:val="1"/>
          <w:bCs w:val="1"/>
        </w:rPr>
      </w:pPr>
      <w:r>
        <w:rPr>
          <w:b w:val="1"/>
          <w:bCs w:val="1"/>
          <w:rtl w:val="0"/>
        </w:rPr>
        <w:t xml:space="preserve">Constructs Splitting and Merging</w:t>
      </w:r>
    </w:p>
    <w:p w:rsidR="00000000" w:rsidDel="00000000" w:rsidP="00000000" w:rsidRDefault="00000000" w:rsidRPr="00000000" w14:paraId="00000155">
      <w:pPr>
        <w:ind w:left="1440" w:firstLine="0"/>
        <w:rPr/>
      </w:pPr>
      <w:r>
        <w:rPr>
          <w:b w:val="1"/>
          <w:bCs w:val="1"/>
          <w:rtl w:val="0"/>
        </w:rPr>
        <w:tab/>
      </w:r>
      <w:r>
        <w:rPr>
          <w:rtl w:val="0"/>
        </w:rPr>
        <w:t xml:space="preserve">Constructs are defined by the connectivity of blocks within the grid. When blocks are added between separate structures, those structures may merge into a single construct.</w:t>
      </w:r>
    </w:p>
    <w:p w:rsidR="00000000" w:rsidDel="00000000" w:rsidP="00000000" w:rsidRDefault="00000000" w:rsidRPr="00000000" w14:paraId="00000156">
      <w:pPr>
        <w:ind w:left="1440" w:firstLine="720"/>
        <w:rPr/>
      </w:pPr>
      <w:r>
        <w:rPr>
          <w:rtl w:val="0"/>
        </w:rPr>
        <w:t xml:space="preserve">Conversely, removing blocks may cause a construct to split into multiple disconnected structures. Each resulting section becomes an independent construct.</w:t>
      </w:r>
    </w:p>
    <w:p w:rsidR="00000000" w:rsidDel="00000000" w:rsidP="00000000" w:rsidRDefault="00000000" w:rsidRPr="00000000" w14:paraId="00000157">
      <w:pPr>
        <w:ind w:left="1440" w:firstLine="720"/>
        <w:rPr/>
      </w:pPr>
      <w:r>
        <w:rPr>
          <w:rtl w:val="0"/>
        </w:rPr>
        <w:t xml:space="preserve">The building system must dynamically recalculate construct membership whenever blocks are added or removed to maintain accurate structural relationships.</w:t>
      </w:r>
    </w:p>
    <w:p w14:paraId="00000A01">
      <w:pPr>
        <w:numPr>
          <w:ilvl w:val="1"/>
          <w:numId w:val="7"/>
        </w:numPr>
        <w:ind w:left="1440" w:hanging="360"/>
        <w:rPr>
          <w:b w:val="1"/>
          <w:bCs w:val="1"/>
        </w:rPr>
      </w:pPr>
      <w:ins w:id="2001" w:author="Claude" w:date="2026-04-21T00:00:00Z">
        <w:r>
          <w:rPr>
            <w:b w:val="1"/>
            <w:bCs w:val="1"/>
            <w:rtl w:val="0"/>
          </w:rPr>
          <w:t xml:space="preserve">Build Modes</w:t>
        </w:r>
      </w:ins>
    </w:p>
    <w:p w14:paraId="00000A02">
      <w:pPr>
        <w:ind w:left="1440" w:firstLine="0"/>
        <w:rPr/>
      </w:pPr>
      <w:ins w:id="2002" w:author="Claude" w:date="2026-04-21T00:00:00Z">
        <w:r>
          <w:rPr>
            <w:rtl w:val="0"/>
          </w:rPr>
          <w:tab/>
          <w:t xml:space="preserve">The building system supports distinct interaction modes that change how the player engages with the world. Each mode must be clearly communicated to the player through the UI so that inputs are never ambiguous.</w:t>
        </w:r>
      </w:ins>
    </w:p>
    <w:p w14:paraId="00000A03">
      <w:pPr>
        <w:ind w:left="1440" w:firstLine="720"/>
        <w:rPr/>
      </w:pPr>
      <w:ins w:id="2003" w:author="Claude" w:date="2026-04-21T00:00:00Z">
        <w:r>
          <w:rPr>
            <w:rtl w:val="0"/>
          </w:rPr>
          <w:t xml:space="preserve">Exploration Mode is the default state in which the player moves freely through the world, interacts with machines, drives vehicles, and manages inventory. Construction actions are not available in this mode.</w:t>
        </w:r>
      </w:ins>
    </w:p>
    <w:p w14:paraId="00000A04">
      <w:pPr>
        <w:ind w:left="1440" w:firstLine="720"/>
        <w:rPr/>
      </w:pPr>
      <w:ins w:id="2004" w:author="Claude" w:date="2026-04-21T00:00:00Z">
        <w:r>
          <w:rPr>
            <w:rtl w:val="0"/>
          </w:rPr>
          <w:t xml:space="preserve">Build Mode is an explicit mode the player enters to place, rotate, and remove blocks. While in Build Mode the player selects a block type from their inventory or a build menu, previews its placement with a ghost block, and confirms or cancels placement. The camera or control scheme may shift to better support precise block alignment. Build Mode must be entered and exited through a deliberate action to prevent accidental placement during combat or exploration.</w:t>
        </w:r>
      </w:ins>
    </w:p>
    <w:p w14:paraId="00000A05">
      <w:pPr>
        <w:ind w:left="1440" w:firstLine="720"/>
        <w:rPr/>
      </w:pPr>
      <w:ins w:id="2005" w:author="Claude" w:date="2026-04-21T00:00:00Z">
        <w:r>
          <w:rPr>
            <w:rtl w:val="0"/>
          </w:rPr>
          <w:t xml:space="preserve">Dismantle Mode allows the player to remove placed blocks from a construct and recover some or all of their construction materials. Removal must respect construct integrity rules. The system should warn the player when removing a block would split a construct or destroy a critical functional connection.</w:t>
        </w:r>
      </w:ins>
    </w:p>
    <w:p w14:paraId="00000A06">
      <w:pPr>
        <w:ind w:left="1440" w:firstLine="720"/>
        <w:rPr/>
      </w:pPr>
      <w:ins w:id="2006" w:author="Claude" w:date="2026-04-21T00:00:00Z">
        <w:r>
          <w:rPr>
            <w:rtl w:val="0"/>
          </w:rPr>
          <w:t xml:space="preserve">Repair Mode allows the player to restore damaged blocks to full durability by consuming the appropriate materials. The player selects damaged blocks to repair and the system deducts the required resources from their inventory or connected storage. Repair Mode may later be automated through repair machines or bots as a progression feature.</w:t>
        </w:r>
      </w:ins>
    </w:p>
    <w:p w14:paraId="00000A10">
      <w:pPr>
        <w:numPr>
          <w:ilvl w:val="1"/>
          <w:numId w:val="7"/>
        </w:numPr>
        <w:ind w:left="1440" w:hanging="360"/>
        <w:rPr>
          <w:b w:val="1"/>
          <w:bCs w:val="1"/>
        </w:rPr>
      </w:pPr>
      <w:ins w:id="2010" w:author="Claude" w:date="2026-04-21T00:00:00Z">
        <w:r>
          <w:rPr>
            <w:b w:val="1"/>
            <w:bCs w:val="1"/>
            <w:rtl w:val="0"/>
          </w:rPr>
          <w:t xml:space="preserve">Blueprint System</w:t>
        </w:r>
      </w:ins>
    </w:p>
    <w:p w14:paraId="00000A11">
      <w:pPr>
        <w:ind w:left="1440" w:firstLine="0"/>
        <w:rPr/>
      </w:pPr>
      <w:ins w:id="2011" w:author="Claude" w:date="2026-04-21T00:00:00Z">
        <w:r>
          <w:rPr>
            <w:rtl w:val="0"/>
          </w:rPr>
          <w:tab/>
          <w:t xml:space="preserve">The Blueprint System allows players to save, load, and reproduce construct designs. A blueprint records the block layout, block types, orientations, and relative grid positions of a construct or a selected region of blocks. Blueprints do not store item inventories or machine runtime states, only structural and block-type data.</w:t>
        </w:r>
      </w:ins>
    </w:p>
    <w:p w14:paraId="00000A12">
      <w:pPr>
        <w:ind w:left="1440" w:firstLine="720"/>
        <w:rPr/>
      </w:pPr>
      <w:ins w:id="2012" w:author="Claude" w:date="2026-04-21T00:00:00Z">
        <w:r>
          <w:rPr>
            <w:rtl w:val="0"/>
          </w:rPr>
          <w:t xml:space="preserve">When a blueprint is placed, the system projects a full ghost preview of the design at the target location. The preview must clearly indicate which blocks are placeable and which are invalid due to terrain conflicts or missing materials. Blocks with unmet resource requirements should be visually distinguished so the player can identify what still needs to be supplied before the design is complete.</w:t>
        </w:r>
      </w:ins>
    </w:p>
    <w:p w14:paraId="00000A13">
      <w:pPr>
        <w:ind w:left="1440" w:firstLine="720"/>
        <w:rPr/>
      </w:pPr>
      <w:ins w:id="2013" w:author="Claude" w:date="2026-04-21T00:00:00Z">
        <w:r>
          <w:rPr>
            <w:rtl w:val="0"/>
          </w:rPr>
          <w:t xml:space="preserve">Blueprint construction may be completed manually block by block, or later automated through construction machines or bots that consume a blueprint and the required materials to build it autonomously. This makes blueprints central to scaling up base construction in later game stages.</w:t>
        </w:r>
      </w:ins>
    </w:p>
    <w:p w14:paraId="00000A14">
      <w:pPr>
        <w:ind w:left="1440" w:firstLine="720"/>
        <w:rPr/>
      </w:pPr>
      <w:ins w:id="2014" w:author="Claude" w:date="2026-04-21T00:00:00Z">
        <w:r>
          <w:rPr>
            <w:rtl w:val="0"/>
          </w:rPr>
          <w:t xml:space="preserve">Blueprints must be saved persistently as part of the player’s save file and should be accessible from any build session. The player should be able to name, organise, and delete saved blueprints.</w:t>
        </w:r>
      </w:ins>
    </w:p>
    <w:p w14:paraId="00000A20">
      <w:pPr>
        <w:numPr>
          <w:ilvl w:val="1"/>
          <w:numId w:val="7"/>
        </w:numPr>
        <w:ind w:left="1440" w:hanging="360"/>
        <w:rPr>
          <w:b w:val="1"/>
          <w:bCs w:val="1"/>
        </w:rPr>
      </w:pPr>
      <w:ins w:id="2020" w:author="Claude" w:date="2026-04-21T00:00:00Z">
        <w:r>
          <w:rPr>
            <w:b w:val="1"/>
            <w:bCs w:val="1"/>
            <w:rtl w:val="0"/>
          </w:rPr>
          <w:t xml:space="preserve">Construct Classification and Naming</w:t>
        </w:r>
      </w:ins>
    </w:p>
    <w:p w14:paraId="00000A21">
      <w:pPr>
        <w:ind w:left="1440" w:firstLine="0"/>
        <w:rPr/>
      </w:pPr>
      <w:ins w:id="2021" w:author="Claude" w:date="2026-04-21T00:00:00Z">
        <w:r>
          <w:rPr>
            <w:rtl w:val="0"/>
          </w:rPr>
          <w:tab/>
          <w:t xml:space="preserve">Constructs are automatically classified by the system based on their block composition. Classification determines which systems interact with the construct and how it is represented in the UI. Classification is dynamic and updates whenever the block composition of the construct changes.</w:t>
        </w:r>
      </w:ins>
    </w:p>
    <w:p w14:paraId="00000A22">
      <w:pPr>
        <w:ind w:left="1440" w:firstLine="720"/>
        <w:rPr/>
      </w:pPr>
      <w:ins w:id="2022" w:author="Claude" w:date="2026-04-21T00:00:00Z">
        <w:r>
          <w:rPr>
            <w:rtl w:val="0"/>
          </w:rPr>
          <w:t xml:space="preserve">A construct is classified as a Base if it is anchored to the terrain and contains production, storage, or power infrastructure. A construct is classified as a Vehicle if it contains the minimum required components for controlled movement and is not permanently terrain-anchored. A construct is classified as an Outpost if it is anchored, lacks significant production capability, and primarily serves as a logistics relay, resource extraction point, or forward defensive position. Other classification types may be defined as the design expands.</w:t>
        </w:r>
      </w:ins>
    </w:p>
    <w:p w14:paraId="00000A23">
      <w:pPr>
        <w:ind w:left="1440" w:firstLine="720"/>
        <w:rPr/>
      </w:pPr>
      <w:ins w:id="2023" w:author="Claude" w:date="2026-04-21T00:00:00Z">
        <w:r>
          <w:rPr>
            <w:rtl w:val="0"/>
          </w:rPr>
          <w:t xml:space="preserve">Players may assign custom names to individual constructs. Names are displayed in the world and in the UI to help the player manage multiple separate structures. Default names are generated automatically from the construct’s classification if no name has been assigned.</w:t>
        </w:r>
      </w:ins>
    </w:p>
    <w:p w14:paraId="00000A30">
      <w:pPr>
        <w:numPr>
          <w:ilvl w:val="1"/>
          <w:numId w:val="7"/>
        </w:numPr>
        <w:ind w:left="1440" w:hanging="360"/>
        <w:rPr>
          <w:b w:val="1"/>
          <w:bCs w:val="1"/>
        </w:rPr>
      </w:pPr>
      <w:ins w:id="2030" w:author="Claude" w:date="2026-04-21T00:00:00Z">
        <w:r>
          <w:rPr>
            <w:b w:val="1"/>
            <w:bCs w:val="1"/>
            <w:rtl w:val="0"/>
          </w:rPr>
          <w:t xml:space="preserve">Structural Integrity</w:t>
        </w:r>
      </w:ins>
    </w:p>
    <w:p w14:paraId="00000A31">
      <w:pPr>
        <w:ind w:left="1440" w:firstLine="0"/>
        <w:rPr/>
      </w:pPr>
      <w:ins w:id="2031" w:author="Claude" w:date="2026-04-21T00:00:00Z">
        <w:r>
          <w:rPr>
            <w:rtl w:val="0"/>
          </w:rPr>
          <w:tab/>
          <w:t xml:space="preserve">This section is a design decision that remains open. Two approaches are possible and must be chosen before implementation begins.</w:t>
        </w:r>
      </w:ins>
    </w:p>
    <w:p w14:paraId="00000A32">
      <w:pPr>
        <w:ind w:left="1440" w:firstLine="720"/>
        <w:rPr/>
      </w:pPr>
      <w:ins w:id="2032" w:author="Claude" w:date="2026-04-21T00:00:00Z">
        <w:r>
          <w:rPr>
            <w:rtl w:val="0"/>
          </w:rPr>
          <w:t xml:space="preserve">Option A is a connectivity-only model in which blocks are valid as long as they are connected to the construct through at least one adjacent face. There is no simulation of load, stress, or weight. Floating or cantilevered structures are permitted provided they maintain grid connectivity. This approach is simpler to implement, easier for players to reason about, and consistent with games like Minecraft and early Satisfactory builds. It is the recommended approach for V1.</w:t>
        </w:r>
      </w:ins>
    </w:p>
    <w:p w14:paraId="00000A33">
      <w:pPr>
        <w:ind w:left="1440" w:firstLine="720"/>
        <w:rPr/>
      </w:pPr>
      <w:ins w:id="2033" w:author="Claude" w:date="2026-04-21T00:00:00Z">
        <w:r>
          <w:rPr>
            <w:rtl w:val="0"/>
          </w:rPr>
          <w:t xml:space="preserve">Option B is a structural simulation model in which blocks have weight and load-bearing limits. Unsupported or overloaded sections may collapse. This model adds engineering depth and meaningful decisions around foundation design, but significantly increases implementation complexity and may frustrate players who do not expect physics-based failure states in a factory game.</w:t>
        </w:r>
      </w:ins>
    </w:p>
    <w:p w14:paraId="00000A34">
      <w:pPr>
        <w:ind w:left="1440" w:firstLine="720"/>
        <w:rPr/>
      </w:pPr>
      <w:ins w:id="2034" w:author="Claude" w:date="2026-04-21T00:00:00Z">
        <w:r>
          <w:rPr>
            <w:rtl w:val="0"/>
          </w:rPr>
          <w:t xml:space="preserve">Regardless of which option is chosen, the system must clearly communicate to the player when a block cannot be placed due to structural reasons and must prevent the player from creating invalid construct states.</w:t>
        </w:r>
      </w:ins>
    </w:p>
    <w:p w14:paraId="00000A40">
      <w:pPr>
        <w:numPr>
          <w:ilvl w:val="1"/>
          <w:numId w:val="7"/>
        </w:numPr>
        <w:ind w:left="1440" w:hanging="360"/>
        <w:rPr>
          <w:b w:val="1"/>
          <w:bCs w:val="1"/>
        </w:rPr>
      </w:pPr>
      <w:ins w:id="2040" w:author="Claude" w:date="2026-04-21T00:00:00Z">
        <w:r>
          <w:rPr>
            <w:b w:val="1"/>
            <w:bCs w:val="1"/>
            <w:rtl w:val="0"/>
          </w:rPr>
          <w:t xml:space="preserve">Terrain Snapping and Foundation Placement</w:t>
        </w:r>
      </w:ins>
    </w:p>
    <w:p w14:paraId="00000A41">
      <w:pPr>
        <w:ind w:left="1440" w:firstLine="0"/>
        <w:rPr/>
      </w:pPr>
      <w:ins w:id="2041" w:author="Claude" w:date="2026-04-21T00:00:00Z">
        <w:r>
          <w:rPr>
            <w:rtl w:val="0"/>
          </w:rPr>
          <w:tab/>
          <w:t xml:space="preserve">Terrain is not flat or grid-aligned by default, but the building system operates on a fixed three-dimensional grid. The system must define how the player-owned grid is established relative to terrain and how blocks snap to valid positions above uneven surfaces.</w:t>
        </w:r>
      </w:ins>
    </w:p>
    <w:p w14:paraId="00000A42">
      <w:pPr>
        <w:ind w:left="1440" w:firstLine="720"/>
        <w:rPr/>
      </w:pPr>
      <w:ins w:id="2042" w:author="Claude" w:date="2026-04-21T00:00:00Z">
        <w:r>
          <w:rPr>
            <w:rtl w:val="0"/>
          </w:rPr>
          <w:t xml:space="preserve">Foundation blocks are the primary mechanism for establishing a build grid on terrain. When a foundation block is placed it attaches to the terrain surface and sets a local grid origin. Subsequent blocks placed adjacent to that foundation snap to the same grid. Foundations may only be placed on terrain surfaces that meet minimum flatness or stability requirements.</w:t>
        </w:r>
      </w:ins>
    </w:p>
    <w:p w14:paraId="00000A43">
      <w:pPr>
        <w:ind w:left="1440" w:firstLine="720"/>
        <w:rPr/>
      </w:pPr>
      <w:ins w:id="2043" w:author="Claude" w:date="2026-04-21T00:00:00Z">
        <w:r>
          <w:rPr>
            <w:rtl w:val="0"/>
          </w:rPr>
          <w:t xml:space="preserve">Multiple separate foundation groups on the same map each define their own independent grid. A construct cannot span two different foundation grids unless the grids share the same origin and alignment. This is an open design question: should the player be able to merge two differently-aligned grids, and if so, how is the conflict resolved?</w:t>
        </w:r>
      </w:ins>
    </w:p>
    <w:p w14:paraId="00000A44">
      <w:pPr>
        <w:ind w:left="1440" w:firstLine="720"/>
        <w:rPr/>
      </w:pPr>
      <w:ins w:id="2044" w:author="Claude" w:date="2026-04-21T00:00:00Z">
        <w:r>
          <w:rPr>
            <w:rtl w:val="0"/>
          </w:rPr>
          <w:t xml:space="preserve">Terrain below a placed foundation should be treated as occupied space. The system must prevent constructs from clipping into terrain and must handle edge cases where terrain deformation or world generation places terrain geometry inside an existing construct.</w:t>
        </w:r>
      </w:ins>
    </w:p>
    <w:p w14:paraId="00000A50">
      <w:pPr>
        <w:numPr>
          <w:ilvl w:val="1"/>
          <w:numId w:val="7"/>
        </w:numPr>
        <w:ind w:left="1440" w:hanging="360"/>
        <w:rPr>
          <w:b w:val="1"/>
          <w:bCs w:val="1"/>
        </w:rPr>
      </w:pPr>
      <w:ins w:id="2050" w:author="Claude" w:date="2026-04-21T00:00:00Z">
        <w:r>
          <w:rPr>
            <w:b w:val="1"/>
            <w:bCs w:val="1"/>
            <w:rtl w:val="0"/>
          </w:rPr>
          <w:t xml:space="preserve">Building UI and Placement Feedback</w:t>
        </w:r>
      </w:ins>
    </w:p>
    <w:p w14:paraId="00000A51">
      <w:pPr>
        <w:ind w:left="1440" w:firstLine="0"/>
        <w:rPr/>
      </w:pPr>
      <w:ins w:id="2051" w:author="Claude" w:date="2026-04-21T00:00:00Z">
        <w:r>
          <w:rPr>
            <w:rtl w:val="0"/>
          </w:rPr>
          <w:tab/>
          <w:t xml:space="preserve">The building UI must communicate placement intent, validity, and system state to the player at all times during Build Mode. Clarity is a primary requirement. The player should never be uncertain about why a placement is being rejected or what change would make it valid.</w:t>
        </w:r>
      </w:ins>
    </w:p>
    <w:p w14:paraId="00000A52">
      <w:pPr>
        <w:ind w:left="1440" w:firstLine="720"/>
        <w:rPr/>
      </w:pPr>
      <w:ins w:id="2052" w:author="Claude" w:date="2026-04-21T00:00:00Z">
        <w:r>
          <w:rPr>
            <w:rtl w:val="0"/>
          </w:rPr>
          <w:t xml:space="preserve">A ghost block preview must be displayed at the player’s target placement location at all times while a block is selected. The ghost must update in real time as the player moves the cursor or rotates the block. Valid placements are shown with a visually distinct valid state. Invalid placements are shown with a distinct invalid state and must display a brief reason such as “blocked”, “no connection”, or “out of build area”.</w:t>
        </w:r>
      </w:ins>
    </w:p>
    <w:p w14:paraId="00000A53">
      <w:pPr>
        <w:ind w:left="1440" w:firstLine="720"/>
        <w:rPr/>
      </w:pPr>
      <w:ins w:id="2053" w:author="Claude" w:date="2026-04-21T00:00:00Z">
        <w:r>
          <w:rPr>
            <w:rtl w:val="0"/>
          </w:rPr>
          <w:t xml:space="preserve">When a block is placed, the UI should show a brief confirmation indicator. When a block placement fails the system should provide audio or visual feedback that distinguishes rejection from a successful placement. Both of these feedback types should be non-intrusive and should not interrupt player flow.</w:t>
        </w:r>
      </w:ins>
    </w:p>
    <w:p w14:paraId="00000A54">
      <w:pPr>
        <w:ind w:left="1440" w:firstLine="720"/>
        <w:rPr/>
      </w:pPr>
      <w:ins w:id="2054" w:author="Claude" w:date="2026-04-21T00:00:00Z">
        <w:r>
          <w:rPr>
            <w:rtl w:val="0"/>
          </w:rPr>
          <w:t xml:space="preserve">The block selection UI must allow the player to quickly navigate available blocks without leaving Build Mode. Filtering by category and searching by name are recommended for V1 given that even a small block set can feel unwieldy during active construction. Hotbar or quick-slot assignment for frequently used blocks should be supported.</w:t>
        </w:r>
      </w:ins>
    </w:p>
    <w:p w14:paraId="00000A55">
      <w:pPr>
        <w:ind w:left="1440" w:firstLine="720"/>
        <w:rPr/>
      </w:pPr>
      <w:ins w:id="2055" w:author="Claude" w:date="2026-04-21T00:00:00Z">
        <w:r>
          <w:rPr>
            <w:rtl w:val="0"/>
          </w:rPr>
          <w:t xml:space="preserve">Connection indicators should optionally be visible in Build Mode to help the player understand how power and logistics interfaces on the ghost block would connect to the surrounding construct. This is especially important for directional blocks such as conveyors, pipes, and ports where orientation determines which machine receives output.</w:t>
        </w:r>
      </w:ins>
    </w:p>
    <w:p w14:paraId="00000A60">
      <w:pPr>
        <w:numPr>
          <w:ilvl w:val="1"/>
          <w:numId w:val="7"/>
        </w:numPr>
        <w:ind w:left="1440" w:hanging="360"/>
        <w:rPr>
          <w:b w:val="1"/>
          <w:bCs w:val="1"/>
        </w:rPr>
      </w:pPr>
      <w:ins w:id="2060" w:author="Claude" w:date="2026-04-21T00:00:00Z">
        <w:r>
          <w:rPr>
            <w:b w:val="1"/>
            <w:bCs w:val="1"/>
            <w:rtl w:val="0"/>
          </w:rPr>
          <w:t xml:space="preserve">Copy, Cut, and Area Selection</w:t>
        </w:r>
      </w:ins>
    </w:p>
    <w:p w14:paraId="00000A61">
      <w:pPr>
        <w:ind w:left="1440" w:firstLine="0"/>
        <w:rPr/>
      </w:pPr>
      <w:ins w:id="2061" w:author="Claude" w:date="2026-04-21T00:00:00Z">
        <w:r>
          <w:rPr>
            <w:rtl w:val="0"/>
          </w:rPr>
          <w:tab/>
          <w:t xml:space="preserve">The building system must support selection of multiple blocks simultaneously to allow bulk operations. Area selection allows the player to define a bounding region and select all blocks within it. Selected blocks may then be copied, deleted, or used to create a blueprint.</w:t>
        </w:r>
      </w:ins>
    </w:p>
    <w:p w14:paraId="00000A62">
      <w:pPr>
        <w:ind w:left="1440" w:firstLine="720"/>
        <w:rPr/>
      </w:pPr>
      <w:ins w:id="2062" w:author="Claude" w:date="2026-04-21T00:00:00Z">
        <w:r>
          <w:rPr>
            <w:rtl w:val="0"/>
          </w:rPr>
          <w:t xml:space="preserve">Copy creates a blueprint from the selection without removing any blocks. The resulting blueprint can immediately be placed elsewhere in the world. This is the primary mechanism for duplicating sections of a base such as repeating a production cell across a factory floor.</w:t>
        </w:r>
      </w:ins>
    </w:p>
    <w:p w14:paraId="00000A63">
      <w:pPr>
        <w:ind w:left="1440" w:firstLine="720"/>
        <w:rPr/>
      </w:pPr>
      <w:ins w:id="2063" w:author="Claude" w:date="2026-04-21T00:00:00Z">
        <w:r>
          <w:rPr>
            <w:rtl w:val="0"/>
          </w:rPr>
          <w:t xml:space="preserve">Bulk deletion removes all selected blocks and returns their materials to inventory or connected storage. The system must warn the player if a bulk deletion would split a construct, destroy a power network segment, or interrupt an active production chain.</w:t>
        </w:r>
      </w:ins>
    </w:p>
    <w:p w14:paraId="00000158">
      <w:pPr>
        <w:numPr>
          <w:ilvl w:val="1"/>
          <w:numId w:val="7"/>
        </w:numPr>
        <w:ind w:left="1440" w:hanging="360"/>
        <w:rPr>
          <w:b w:val="1"/>
          <w:bCs w:val="1"/>
        </w:rPr>
      </w:pPr>
      <w:r>
        <w:rPr>
          <w:b w:val="1"/>
          <w:bCs w:val="1"/>
          <w:rtl w:val="0"/>
        </w:rPr>
        <w:t xml:space="preserve">Block System</w:t>
      </w:r>
    </w:p>
    <w:p w:rsidR="00000000" w:rsidDel="00000000" w:rsidP="00000000" w:rsidRDefault="00000000" w:rsidRPr="00000000" w14:paraId="00000159">
      <w:pPr>
        <w:numPr>
          <w:ilvl w:val="2"/>
          <w:numId w:val="7"/>
        </w:numPr>
        <w:ind w:left="2160" w:hanging="360"/>
        <w:rPr>
          <w:b w:val="1"/>
          <w:bCs w:val="1"/>
          <w:u w:val="none"/>
        </w:rPr>
      </w:pPr>
      <w:r>
        <w:rPr>
          <w:b w:val="1"/>
          <w:bCs w:val="1"/>
          <w:rtl w:val="0"/>
        </w:rPr>
        <w:t xml:space="preserve">Purpose</w:t>
      </w:r>
    </w:p>
    <w:p w:rsidR="00000000" w:rsidDel="00000000" w:rsidP="00000000" w:rsidRDefault="00000000" w:rsidRPr="00000000" w14:paraId="0000015A">
      <w:pPr>
        <w:ind w:left="2160" w:firstLine="0"/>
        <w:rPr/>
      </w:pPr>
      <w:r>
        <w:rPr>
          <w:rtl w:val="0"/>
        </w:rPr>
        <w:tab/>
        <w:t xml:space="preserve">The Block System defines the properties and behavior of individual blocks used in construction. Each block represents a modular component that can be placed within the grid to form part of a construct. Block definitions determine how blocks behave, what functions they perform, and how they interact with other systems.</w:t>
      </w:r>
    </w:p>
    <w:p w:rsidR="00000000" w:rsidDel="00000000" w:rsidP="00000000" w:rsidRDefault="00000000" w:rsidRPr="00000000" w14:paraId="0000015B">
      <w:pPr>
        <w:numPr>
          <w:ilvl w:val="2"/>
          <w:numId w:val="7"/>
        </w:numPr>
        <w:ind w:left="2160" w:hanging="360"/>
        <w:rPr>
          <w:b w:val="1"/>
          <w:bCs w:val="1"/>
          <w:u w:val="none"/>
        </w:rPr>
      </w:pPr>
      <w:r>
        <w:rPr>
          <w:b w:val="1"/>
          <w:bCs w:val="1"/>
          <w:rtl w:val="0"/>
        </w:rPr>
        <w:t xml:space="preserve">Block Definitions</w:t>
      </w:r>
    </w:p>
    <w:p w:rsidR="00000000" w:rsidDel="00000000" w:rsidP="00000000" w:rsidRDefault="00000000" w:rsidRPr="00000000" w14:paraId="0000015C">
      <w:pPr>
        <w:ind w:left="2160" w:firstLine="0"/>
        <w:rPr/>
      </w:pPr>
      <w:r>
        <w:rPr>
          <w:b w:val="1"/>
          <w:bCs w:val="1"/>
          <w:rtl w:val="0"/>
        </w:rPr>
        <w:tab/>
      </w:r>
      <w:r>
        <w:rPr>
          <w:rtl w:val="0"/>
        </w:rPr>
        <w:t xml:space="preserve">Every block type is defined by a block definition that describes its structural and functional properties. Block definitions act as templates that determine how instances of the block behave once placed in the world. These definitions include the block’s size, occupied grid cells, durability, category, and any functional capabilities such as production, power generation, or defense. Block definitions allow the game to introduce many different block types while maintaining consistent construction rules.</w:t>
      </w:r>
    </w:p>
    <w:p w:rsidR="00000000" w:rsidDel="00000000" w:rsidP="00000000" w:rsidRDefault="00000000" w:rsidRPr="00000000" w14:paraId="0000015D">
      <w:pPr>
        <w:numPr>
          <w:ilvl w:val="2"/>
          <w:numId w:val="7"/>
        </w:numPr>
        <w:ind w:left="2160" w:hanging="360"/>
        <w:rPr>
          <w:b w:val="1"/>
          <w:bCs w:val="1"/>
          <w:u w:val="none"/>
        </w:rPr>
      </w:pPr>
      <w:r>
        <w:rPr>
          <w:b w:val="1"/>
          <w:bCs w:val="1"/>
          <w:rtl w:val="0"/>
        </w:rPr>
        <w:t xml:space="preserve">Size and Occupied Cells</w:t>
      </w:r>
    </w:p>
    <w:p w:rsidR="00000000" w:rsidDel="00000000" w:rsidP="00000000" w:rsidRDefault="00000000" w:rsidRPr="00000000" w14:paraId="0000015E">
      <w:pPr>
        <w:ind w:left="2160" w:firstLine="0"/>
        <w:rPr/>
      </w:pPr>
      <w:r>
        <w:rPr>
          <w:b w:val="1"/>
          <w:bCs w:val="1"/>
          <w:rtl w:val="0"/>
        </w:rPr>
        <w:tab/>
      </w:r>
      <w:r>
        <w:rPr>
          <w:rtl w:val="0"/>
        </w:rPr>
        <w:t xml:space="preserve">Blocks may occupy one or more grid cells depending on their physical dimensions. The set of grid cells occupied by a block determines how much space it requires and how it interacts with neighboring blocks. Multi-cell blocks represent larger machines or structures and must ensure that all required cells are available before placement can occur. Occupied cells are defined relative to the block’s origin position and rotate together with the block when orientation changes.</w:t>
      </w:r>
    </w:p>
    <w:p w:rsidR="00000000" w:rsidDel="00000000" w:rsidP="00000000" w:rsidRDefault="00000000" w:rsidRPr="00000000" w14:paraId="0000015F">
      <w:pPr>
        <w:numPr>
          <w:ilvl w:val="2"/>
          <w:numId w:val="7"/>
        </w:numPr>
        <w:ind w:left="2160" w:hanging="360"/>
        <w:rPr>
          <w:b w:val="1"/>
          <w:bCs w:val="1"/>
          <w:u w:val="none"/>
        </w:rPr>
      </w:pPr>
      <w:r>
        <w:rPr>
          <w:b w:val="1"/>
          <w:bCs w:val="1"/>
          <w:rtl w:val="0"/>
        </w:rPr>
        <w:t xml:space="preserve">Attachment Points</w:t>
      </w:r>
    </w:p>
    <w:p w:rsidR="00000000" w:rsidDel="00000000" w:rsidP="00000000" w:rsidRDefault="00000000" w:rsidRPr="00000000" w14:paraId="00000160">
      <w:pPr>
        <w:ind w:left="2160" w:firstLine="0"/>
        <w:rPr/>
      </w:pPr>
      <w:r>
        <w:rPr>
          <w:b w:val="1"/>
          <w:bCs w:val="1"/>
          <w:rtl w:val="0"/>
        </w:rPr>
        <w:tab/>
      </w:r>
      <w:r>
        <w:rPr>
          <w:rtl w:val="0"/>
        </w:rPr>
        <w:t xml:space="preserve">Blocks may contain attachment points that define where connections with other blocks or systems can occur. Attachment points determine valid structural connections and may also define interfaces for power, logistics, or machine interactions. The presence and orientation of these points affect how blocks connect within a construct and how infrastructure networks form.</w:t>
      </w:r>
    </w:p>
    <w:p w:rsidR="00000000" w:rsidDel="00000000" w:rsidP="00000000" w:rsidRDefault="00000000" w:rsidRPr="00000000" w14:paraId="00000161">
      <w:pPr>
        <w:numPr>
          <w:ilvl w:val="2"/>
          <w:numId w:val="7"/>
        </w:numPr>
        <w:ind w:left="2160" w:hanging="360"/>
        <w:rPr>
          <w:b w:val="1"/>
          <w:bCs w:val="1"/>
          <w:u w:val="none"/>
        </w:rPr>
      </w:pPr>
      <w:r>
        <w:rPr>
          <w:b w:val="1"/>
          <w:bCs w:val="1"/>
          <w:rtl w:val="0"/>
        </w:rPr>
        <w:t xml:space="preserve">Block Categories</w:t>
      </w:r>
    </w:p>
    <w:p w:rsidR="00000000" w:rsidDel="00000000" w:rsidP="00000000" w:rsidRDefault="00000000" w:rsidRPr="00000000" w14:paraId="00000162">
      <w:pPr>
        <w:ind w:left="2160" w:firstLine="0"/>
        <w:rPr/>
      </w:pPr>
      <w:r>
        <w:rPr>
          <w:b w:val="1"/>
          <w:bCs w:val="1"/>
          <w:rtl w:val="0"/>
        </w:rPr>
        <w:tab/>
      </w:r>
      <w:r>
        <w:rPr>
          <w:rtl w:val="0"/>
        </w:rPr>
        <w:t xml:space="preserve">Blocks may be organized into categories that reflect their purpose within the game. These categories help structure gameplay systems and player interactions. Examples include structural blocks, production machines, storage blocks, defensive systems, power infrastructure, and logistics components. Categories help determine which systems a block interacts with and how it contributes to a construct’s functionality.</w:t>
      </w:r>
    </w:p>
    <w:p w:rsidR="00000000" w:rsidDel="00000000" w:rsidP="00000000" w:rsidRDefault="00000000" w:rsidRPr="00000000" w14:paraId="00000163">
      <w:pPr>
        <w:numPr>
          <w:ilvl w:val="2"/>
          <w:numId w:val="7"/>
        </w:numPr>
        <w:ind w:left="2160" w:hanging="360"/>
        <w:rPr>
          <w:b w:val="1"/>
          <w:bCs w:val="1"/>
          <w:u w:val="none"/>
        </w:rPr>
      </w:pPr>
      <w:r>
        <w:rPr>
          <w:b w:val="1"/>
          <w:bCs w:val="1"/>
          <w:rtl w:val="0"/>
        </w:rPr>
        <w:t xml:space="preserve">Durability and Health</w:t>
      </w:r>
    </w:p>
    <w:p w:rsidR="00000000" w:rsidDel="00000000" w:rsidP="00000000" w:rsidRDefault="00000000" w:rsidRPr="00000000" w14:paraId="00000164">
      <w:pPr>
        <w:ind w:left="2160" w:firstLine="0"/>
        <w:rPr/>
      </w:pPr>
      <w:r>
        <w:rPr>
          <w:rtl w:val="0"/>
        </w:rPr>
        <w:tab/>
        <w:t xml:space="preserve">Blocks possess durability values that determine how much damage they can sustain before being destroyed. Damage may be caused by enemy attacks, environmental hazards, or other destructive forces. When a block’s durability reaches zero, the block is destroyed and removed from the construct. Destruction of blocks may weaken structures, interrupt production chains, or expose critical infrastructure.</w:t>
      </w:r>
    </w:p>
    <w:p w:rsidR="00000000" w:rsidDel="00000000" w:rsidP="00000000" w:rsidRDefault="00000000" w:rsidRPr="00000000" w14:paraId="00000165">
      <w:pPr>
        <w:numPr>
          <w:ilvl w:val="2"/>
          <w:numId w:val="7"/>
        </w:numPr>
        <w:ind w:left="2160" w:hanging="360"/>
        <w:rPr>
          <w:b w:val="1"/>
          <w:bCs w:val="1"/>
          <w:u w:val="none"/>
        </w:rPr>
      </w:pPr>
      <w:r>
        <w:rPr>
          <w:b w:val="1"/>
          <w:bCs w:val="1"/>
          <w:rtl w:val="0"/>
        </w:rPr>
        <w:t xml:space="preserve">Functional Behavior</w:t>
      </w:r>
    </w:p>
    <w:p w:rsidR="00000000" w:rsidDel="00000000" w:rsidP="00000000" w:rsidRDefault="00000000" w:rsidRPr="00000000" w14:paraId="00000166">
      <w:pPr>
        <w:ind w:left="2160" w:firstLine="0"/>
        <w:rPr/>
      </w:pPr>
      <w:r>
        <w:rPr>
          <w:b w:val="1"/>
          <w:bCs w:val="1"/>
          <w:rtl w:val="0"/>
        </w:rPr>
        <w:tab/>
      </w:r>
      <w:r>
        <w:rPr>
          <w:rtl w:val="0"/>
        </w:rPr>
        <w:t xml:space="preserve">Some blocks perform functional roles beyond structural support. Functional blocks may generate power, process resources, store materials, defend structures, or control vehicle movement. The block definition specifies the functional behavior associated with each block type. These behaviors allow constructs to perform meaningful tasks such as automation, production, or defense.</w:t>
      </w:r>
    </w:p>
    <w:p w:rsidR="00000000" w:rsidDel="00000000" w:rsidP="00000000" w:rsidRDefault="00000000" w:rsidRPr="00000000" w14:paraId="00000167">
      <w:pPr>
        <w:numPr>
          <w:ilvl w:val="2"/>
          <w:numId w:val="7"/>
        </w:numPr>
        <w:ind w:left="2160" w:hanging="360"/>
        <w:rPr>
          <w:b w:val="1"/>
          <w:bCs w:val="1"/>
          <w:u w:val="none"/>
        </w:rPr>
      </w:pPr>
      <w:r>
        <w:rPr>
          <w:b w:val="1"/>
          <w:bCs w:val="1"/>
          <w:rtl w:val="0"/>
        </w:rPr>
        <w:t xml:space="preserve">Construction Cost and Recipes</w:t>
      </w:r>
    </w:p>
    <w:p w:rsidR="00000000" w:rsidDel="00000000" w:rsidP="00000000" w:rsidRDefault="00000000" w:rsidRPr="00000000" w14:paraId="00000168">
      <w:pPr>
        <w:ind w:left="2160" w:firstLine="0"/>
        <w:rPr/>
      </w:pPr>
      <w:r>
        <w:rPr>
          <w:b w:val="1"/>
          <w:bCs w:val="1"/>
          <w:rtl w:val="0"/>
        </w:rPr>
        <w:tab/>
      </w:r>
      <w:r>
        <w:rPr>
          <w:rtl w:val="0"/>
        </w:rPr>
        <w:t xml:space="preserve">Blocks require resources to construct. The block definition specifies the materials and quantities required to build the block. These costs create production dependencies within the player’s industrial system and encourage automation to support large-scale construction. More advanced blocks typically require more complex production chains.</w:t>
      </w:r>
    </w:p>
    <w:p w:rsidR="00000000" w:rsidDel="00000000" w:rsidP="00000000" w:rsidRDefault="00000000" w:rsidRPr="00000000" w14:paraId="00000169">
      <w:pPr>
        <w:numPr>
          <w:ilvl w:val="2"/>
          <w:numId w:val="7"/>
        </w:numPr>
        <w:ind w:left="2160" w:hanging="360"/>
        <w:rPr>
          <w:b w:val="1"/>
          <w:bCs w:val="1"/>
          <w:u w:val="none"/>
        </w:rPr>
      </w:pPr>
      <w:r>
        <w:rPr>
          <w:b w:val="1"/>
          <w:bCs w:val="1"/>
          <w:rtl w:val="0"/>
        </w:rPr>
        <w:t xml:space="preserve">Power and Logistics Interfaces</w:t>
      </w:r>
    </w:p>
    <w:p w:rsidR="00000000" w:rsidDel="00000000" w:rsidP="00000000" w:rsidRDefault="00000000" w:rsidRPr="00000000" w14:paraId="0000016A">
      <w:pPr>
        <w:ind w:left="2160" w:firstLine="0"/>
        <w:rPr/>
      </w:pPr>
      <w:r>
        <w:rPr>
          <w:b w:val="1"/>
          <w:bCs w:val="1"/>
          <w:rtl w:val="0"/>
        </w:rPr>
        <w:tab/>
      </w:r>
      <w:r>
        <w:rPr>
          <w:rtl w:val="0"/>
        </w:rPr>
        <w:t xml:space="preserve">Functional blocks may interact with power and logistics networks. Power interfaces determine how blocks consume, produce, or transfer energy within a construct. Logistics interfaces determine how items move into or out of machines, storage containers, or transport systems. These interfaces ensure that infrastructure systems operate through defined connections rather than through simple structural adjacency.</w:t>
      </w:r>
    </w:p>
    <w:p w:rsidR="00000000" w:rsidDel="00000000" w:rsidP="00000000" w:rsidRDefault="00000000" w:rsidRPr="00000000" w14:paraId="0000016B">
      <w:pPr>
        <w:ind w:left="0" w:firstLine="0"/>
        <w:rPr/>
      </w:pPr>
      <w:r>
        <w:rPr>
          <w:rtl w:val="0"/>
        </w:rPr>
      </w:r>
    </w:p>
    <w:p w:rsidR="00000000" w:rsidDel="00000000" w:rsidP="00000000" w:rsidRDefault="00000000" w:rsidRPr="00000000" w14:paraId="0000016C">
      <w:pPr>
        <w:numPr>
          <w:ilvl w:val="0"/>
          <w:numId w:val="7"/>
        </w:numPr>
        <w:ind w:left="720" w:hanging="360"/>
        <w:rPr>
          <w:b w:val="1"/>
          <w:bCs w:val="1"/>
          <w:u w:val="none"/>
        </w:rPr>
      </w:pPr>
      <w:r>
        <w:rPr>
          <w:b w:val="1"/>
          <w:bCs w:val="1"/>
          <w:rtl w:val="0"/>
        </w:rPr>
        <w:t xml:space="preserve">Factories</w:t>
      </w:r>
    </w:p>
    <w:p w:rsidR="00000000" w:rsidDel="00000000" w:rsidP="00000000" w:rsidRDefault="00000000" w:rsidRPr="00000000" w14:paraId="0000016D">
      <w:pPr>
        <w:numPr>
          <w:ilvl w:val="1"/>
          <w:numId w:val="7"/>
        </w:numPr>
        <w:ind w:left="1440" w:hanging="360"/>
        <w:rPr>
          <w:b w:val="1"/>
          <w:bCs w:val="1"/>
        </w:rPr>
      </w:pPr>
      <w:r>
        <w:rPr>
          <w:b w:val="1"/>
          <w:bCs w:val="1"/>
          <w:rtl w:val="0"/>
        </w:rPr>
        <w:t xml:space="preserve">Purpose</w:t>
      </w:r>
    </w:p>
    <w:p w:rsidR="00000000" w:rsidDel="00000000" w:rsidP="00000000" w:rsidRDefault="00000000" w:rsidRPr="00000000" w14:paraId="0000016E">
      <w:pPr>
        <w:ind w:left="1440" w:firstLine="0"/>
        <w:rPr/>
      </w:pPr>
      <w:r>
        <w:rPr>
          <w:rtl w:val="0"/>
        </w:rPr>
        <w:tab/>
        <w:t xml:space="preserve">The Factory and Machine Systems define the functional blocks that perform automated work within player-built constructs. These machines are responsible for extracting resources, processing materials, storing items, defending infrastructure, and enabling mechanical movement.</w:t>
      </w:r>
    </w:p>
    <w:p w:rsidR="00000000" w:rsidDel="00000000" w:rsidP="00000000" w:rsidRDefault="00000000" w:rsidRPr="00000000" w14:paraId="0000016F">
      <w:pPr>
        <w:ind w:left="1440" w:firstLine="720"/>
        <w:rPr/>
      </w:pPr>
      <w:r>
        <w:rPr>
          <w:rtl w:val="0"/>
        </w:rPr>
        <w:t xml:space="preserve">Factories represent the transition from manual gameplay to automated production. Players design networks of machines that consume resources, transform them into new materials or components, and distribute the results throughout their infrastructure.</w:t>
      </w:r>
    </w:p>
    <w:p w:rsidR="00000000" w:rsidDel="00000000" w:rsidP="00000000" w:rsidRDefault="00000000" w:rsidRPr="00000000" w14:paraId="00000170">
      <w:pPr>
        <w:ind w:left="1440" w:firstLine="720"/>
        <w:rPr/>
      </w:pPr>
      <w:r>
        <w:rPr>
          <w:rtl w:val="0"/>
        </w:rPr>
        <w:t xml:space="preserve">Each machine must clearly define what it requires to operate, what it produces, and how it interacts with surrounding systems such as power networks, logistics networks, and constructs.</w:t>
      </w:r>
    </w:p>
    <w:p w:rsidR="00000000" w:rsidDel="00000000" w:rsidP="00000000" w:rsidRDefault="00000000" w:rsidRPr="00000000" w14:paraId="00000171">
      <w:pPr>
        <w:numPr>
          <w:ilvl w:val="1"/>
          <w:numId w:val="7"/>
        </w:numPr>
        <w:ind w:left="1440" w:hanging="360"/>
        <w:rPr>
          <w:b w:val="1"/>
          <w:bCs w:val="1"/>
        </w:rPr>
      </w:pPr>
      <w:r>
        <w:rPr>
          <w:b w:val="1"/>
          <w:bCs w:val="1"/>
          <w:rtl w:val="0"/>
        </w:rPr>
        <w:t xml:space="preserve">Machine Operation Model</w:t>
      </w:r>
    </w:p>
    <w:p w:rsidR="00000000" w:rsidDel="00000000" w:rsidP="00000000" w:rsidRDefault="00000000" w:rsidRPr="00000000" w14:paraId="00000172">
      <w:pPr>
        <w:ind w:left="1440" w:firstLine="0"/>
        <w:rPr/>
      </w:pPr>
      <w:r>
        <w:rPr>
          <w:b w:val="1"/>
          <w:bCs w:val="1"/>
          <w:rtl w:val="0"/>
        </w:rPr>
        <w:tab/>
      </w:r>
      <w:r>
        <w:rPr>
          <w:rtl w:val="0"/>
        </w:rPr>
        <w:t xml:space="preserve">All machines follow a general operational model that defines how they behave within a construct. A machine consumes inputs, performs a defined process, and produces outputs. Inputs may include raw materials, intermediate components, electrical power, or control signals depending on the machine type. </w:t>
      </w:r>
    </w:p>
    <w:p w:rsidR="00000000" w:rsidDel="00000000" w:rsidP="00000000" w:rsidRDefault="00000000" w:rsidRPr="00000000" w14:paraId="00000173">
      <w:pPr>
        <w:ind w:left="1440" w:firstLine="0"/>
        <w:rPr/>
      </w:pPr>
      <w:r>
        <w:rPr>
          <w:rtl w:val="0"/>
        </w:rPr>
        <w:t xml:space="preserve">Machines operate only when all operational requirements are satisfied. These requirements typically include a valid power connection, the presence of required input materials, and valid output destinations for produced items. </w:t>
      </w:r>
    </w:p>
    <w:p w:rsidR="00000000" w:rsidDel="00000000" w:rsidP="00000000" w:rsidRDefault="00000000" w:rsidRPr="00000000" w14:paraId="00000174">
      <w:pPr>
        <w:ind w:left="1440" w:firstLine="0"/>
        <w:rPr/>
      </w:pPr>
      <w:r>
        <w:rPr>
          <w:rtl w:val="0"/>
        </w:rPr>
        <w:t xml:space="preserve">Machine operation may occur continuously or in discrete production cycles depending on the type of machine. The outputs produced by machines may include processed materials, manufactured components, mechanical movement, defensive actions, or environmental effects.</w:t>
      </w:r>
    </w:p>
    <w:p w:rsidR="00000000" w:rsidDel="00000000" w:rsidP="00000000" w:rsidRDefault="00000000" w:rsidRPr="00000000" w14:paraId="00000175">
      <w:pPr>
        <w:numPr>
          <w:ilvl w:val="1"/>
          <w:numId w:val="7"/>
        </w:numPr>
        <w:ind w:left="1440" w:hanging="360"/>
        <w:rPr>
          <w:b w:val="1"/>
          <w:bCs w:val="1"/>
        </w:rPr>
      </w:pPr>
      <w:r>
        <w:rPr>
          <w:b w:val="1"/>
          <w:bCs w:val="1"/>
          <w:rtl w:val="0"/>
        </w:rPr>
        <w:t xml:space="preserve">Miners</w:t>
      </w:r>
    </w:p>
    <w:p w:rsidR="00000000" w:rsidDel="00000000" w:rsidP="00000000" w:rsidRDefault="00000000" w:rsidRPr="00000000" w14:paraId="00000176">
      <w:pPr>
        <w:ind w:left="1440" w:firstLine="0"/>
        <w:rPr/>
      </w:pPr>
      <w:r>
        <w:rPr>
          <w:rtl w:val="0"/>
        </w:rPr>
        <w:tab/>
        <w:t xml:space="preserve">Mining machines are responsible for extracting raw resources from natural resource nodes in the environment. A miner must be placed over or adjacent to a valid resource node. Once connected to power and logistics infrastructure, the miner extracts raw materials from the deposit and outputs them into the logistics system.</w:t>
      </w:r>
    </w:p>
    <w:p w:rsidR="00000000" w:rsidDel="00000000" w:rsidP="00000000" w:rsidRDefault="00000000" w:rsidRPr="00000000" w14:paraId="00000177">
      <w:pPr>
        <w:ind w:left="1440" w:firstLine="720"/>
        <w:rPr/>
      </w:pPr>
      <w:r>
        <w:rPr>
          <w:rtl w:val="0"/>
        </w:rPr>
        <w:t xml:space="preserve">The extraction process may occur continuously or in timed intervals. The output of a miner typically consists of unprocessed materials such as ore or raw resources. Miners require power to operate and must have a valid output destination for extracted materials. If output storage becomes full, the miner pauses until space becomes available. Mining machines are typically the starting point of automated production chains.</w:t>
      </w:r>
    </w:p>
    <w:p w:rsidR="00000000" w:rsidDel="00000000" w:rsidP="00000000" w:rsidRDefault="00000000" w:rsidRPr="00000000" w14:paraId="00000178">
      <w:pPr>
        <w:numPr>
          <w:ilvl w:val="1"/>
          <w:numId w:val="7"/>
        </w:numPr>
        <w:ind w:left="1440" w:hanging="360"/>
        <w:rPr>
          <w:b w:val="1"/>
          <w:bCs w:val="1"/>
        </w:rPr>
      </w:pPr>
      <w:r>
        <w:rPr>
          <w:b w:val="1"/>
          <w:bCs w:val="1"/>
          <w:rtl w:val="0"/>
        </w:rPr>
        <w:t xml:space="preserve">Assembling Machines</w:t>
      </w:r>
    </w:p>
    <w:p w:rsidR="00000000" w:rsidDel="00000000" w:rsidP="00000000" w:rsidRDefault="00000000" w:rsidRPr="00000000" w14:paraId="00000179">
      <w:pPr>
        <w:ind w:left="1440" w:firstLine="0"/>
        <w:rPr/>
      </w:pPr>
      <w:r>
        <w:rPr>
          <w:rtl w:val="0"/>
        </w:rPr>
        <w:tab/>
        <w:t xml:space="preserve">Assemblers are machines that transform input materials into manufactured components according to predefined production recipes. Assemblers consume input materials supplied through the logistics system and convert them into new items. The machine must have access to all required inputs before a production cycle can begin.</w:t>
      </w:r>
    </w:p>
    <w:p w:rsidR="00000000" w:rsidDel="00000000" w:rsidP="00000000" w:rsidRDefault="00000000" w:rsidRPr="00000000" w14:paraId="0000017A">
      <w:pPr>
        <w:ind w:left="1440" w:firstLine="720"/>
        <w:rPr/>
      </w:pPr>
      <w:r>
        <w:rPr>
          <w:rtl w:val="0"/>
        </w:rPr>
        <w:t xml:space="preserve">Once the production process completes, the assembler outputs the produced items to storage or logistics systems connected to its output interface. Assemblers require electrical power and valid logistics connections in order to operate. Production speed and efficiency may depend on the machine type or progression level. Assemblers form the core of automated manufacturing within factories.</w:t>
      </w:r>
    </w:p>
    <w:p w:rsidR="00000000" w:rsidDel="00000000" w:rsidP="00000000" w:rsidRDefault="00000000" w:rsidRPr="00000000" w14:paraId="0000017B">
      <w:pPr>
        <w:numPr>
          <w:ilvl w:val="1"/>
          <w:numId w:val="7"/>
        </w:numPr>
        <w:ind w:left="1440" w:hanging="360"/>
        <w:rPr>
          <w:b w:val="1"/>
          <w:bCs w:val="1"/>
        </w:rPr>
      </w:pPr>
      <w:r>
        <w:rPr>
          <w:b w:val="1"/>
          <w:bCs w:val="1"/>
          <w:rtl w:val="0"/>
        </w:rPr>
        <w:t xml:space="preserve">Storage</w:t>
      </w:r>
    </w:p>
    <w:p w:rsidR="00000000" w:rsidDel="00000000" w:rsidP="00000000" w:rsidRDefault="00000000" w:rsidRPr="00000000" w14:paraId="0000017C">
      <w:pPr>
        <w:ind w:left="1440" w:firstLine="0"/>
        <w:rPr/>
      </w:pPr>
      <w:r>
        <w:rPr>
          <w:b w:val="1"/>
          <w:bCs w:val="1"/>
          <w:rtl w:val="0"/>
        </w:rPr>
        <w:tab/>
      </w:r>
      <w:r>
        <w:rPr>
          <w:rtl w:val="0"/>
        </w:rPr>
        <w:t xml:space="preserve">Storage units provide locations for items and materials to be held within the logistics system. These blocks do not transform resources but instead act as buffers between machines and production lines. Storage units receive materials from the logistics network and make those materials available to connected machines.</w:t>
      </w:r>
    </w:p>
    <w:p w:rsidR="00000000" w:rsidDel="00000000" w:rsidP="00000000" w:rsidRDefault="00000000" w:rsidRPr="00000000" w14:paraId="0000017D">
      <w:pPr>
        <w:ind w:left="1440" w:firstLine="720"/>
        <w:rPr/>
      </w:pPr>
      <w:r>
        <w:rPr>
          <w:rtl w:val="0"/>
        </w:rPr>
        <w:t xml:space="preserve">Storage capacity is limited by the design of the storage block. Once capacity is reached, the storage block can no longer accept additional materials until items are removed.</w:t>
      </w:r>
    </w:p>
    <w:p w:rsidR="00000000" w:rsidDel="00000000" w:rsidP="00000000" w:rsidRDefault="00000000" w:rsidRPr="00000000" w14:paraId="0000017E">
      <w:pPr>
        <w:ind w:left="1440" w:firstLine="720"/>
        <w:rPr/>
      </w:pPr>
      <w:r>
        <w:rPr>
          <w:rtl w:val="0"/>
        </w:rPr>
        <w:t xml:space="preserve">Storage blocks are essential for stabilizing production chains by preventing temporary imbalances between supply and demand from halting the entire factory.</w:t>
      </w:r>
    </w:p>
    <w:p w:rsidR="00000000" w:rsidDel="00000000" w:rsidP="00000000" w:rsidRDefault="00000000" w:rsidRPr="00000000" w14:paraId="0000017F">
      <w:pPr>
        <w:numPr>
          <w:ilvl w:val="1"/>
          <w:numId w:val="7"/>
        </w:numPr>
        <w:ind w:left="1440" w:hanging="360"/>
        <w:rPr>
          <w:b w:val="1"/>
          <w:bCs w:val="1"/>
        </w:rPr>
      </w:pPr>
      <w:r>
        <w:rPr>
          <w:b w:val="1"/>
          <w:bCs w:val="1"/>
          <w:rtl w:val="0"/>
        </w:rPr>
        <w:t xml:space="preserve">Turrets</w:t>
      </w:r>
    </w:p>
    <w:p w:rsidR="00000000" w:rsidDel="00000000" w:rsidP="00000000" w:rsidRDefault="00000000" w:rsidRPr="00000000" w14:paraId="00000180">
      <w:pPr>
        <w:ind w:left="1440" w:firstLine="0"/>
        <w:rPr/>
      </w:pPr>
      <w:r>
        <w:rPr>
          <w:b w:val="1"/>
          <w:bCs w:val="1"/>
          <w:rtl w:val="0"/>
        </w:rPr>
        <w:tab/>
      </w:r>
      <w:r>
        <w:rPr>
          <w:rtl w:val="0"/>
        </w:rPr>
        <w:t xml:space="preserve">Turrets are automated defensive machines designed to protect player infrastructure from hostile enemies. A turret monitors its surrounding area for enemy targets. When an enemy enters the turret’s detection range, the turret attempts to attack the target. Turrets may require ammunition, energy, or both depending on the design of the weapon system. When operational requirements are satisfied, the turret fires at enemy targets until they are destroyed or leave range.</w:t>
      </w:r>
    </w:p>
    <w:p w:rsidR="00000000" w:rsidDel="00000000" w:rsidP="00000000" w:rsidRDefault="00000000" w:rsidRPr="00000000" w14:paraId="00000181">
      <w:pPr>
        <w:ind w:left="1440" w:firstLine="720"/>
        <w:rPr/>
      </w:pPr>
      <w:r>
        <w:rPr>
          <w:rtl w:val="0"/>
        </w:rPr>
        <w:t xml:space="preserve">Turrets consume power while active and may also consume ammunition supplied through the logistics network. These machines allow players to automate defensive responses to enemy threats.</w:t>
      </w:r>
    </w:p>
    <w:p w:rsidR="00000000" w:rsidDel="00000000" w:rsidP="00000000" w:rsidRDefault="00000000" w:rsidRPr="00000000" w14:paraId="00000182">
      <w:pPr>
        <w:numPr>
          <w:ilvl w:val="1"/>
          <w:numId w:val="7"/>
        </w:numPr>
        <w:ind w:left="1440" w:hanging="360"/>
        <w:rPr>
          <w:b w:val="1"/>
          <w:bCs w:val="1"/>
        </w:rPr>
      </w:pPr>
      <w:r>
        <w:rPr>
          <w:b w:val="1"/>
          <w:bCs w:val="1"/>
          <w:rtl w:val="0"/>
        </w:rPr>
        <w:t xml:space="preserve">Control Panels</w:t>
      </w:r>
    </w:p>
    <w:p w:rsidR="00000000" w:rsidDel="00000000" w:rsidP="00000000" w:rsidRDefault="00000000" w:rsidRPr="00000000" w14:paraId="00000183">
      <w:pPr>
        <w:ind w:left="1440" w:firstLine="0"/>
        <w:rPr/>
      </w:pPr>
      <w:r>
        <w:rPr>
          <w:rtl w:val="0"/>
        </w:rPr>
        <w:tab/>
        <w:t xml:space="preserve">Control panels provide a way for the player to interact with machines and systems within a construct. A control panel may display machine status, allow configuration of production settings, or provide control interfaces for vehicles and automated systems.</w:t>
      </w:r>
    </w:p>
    <w:p w:rsidR="00000000" w:rsidDel="00000000" w:rsidP="00000000" w:rsidRDefault="00000000" w:rsidRPr="00000000" w14:paraId="00000184">
      <w:pPr>
        <w:ind w:left="1440" w:firstLine="720"/>
        <w:rPr/>
      </w:pPr>
      <w:r>
        <w:rPr>
          <w:rtl w:val="0"/>
        </w:rPr>
        <w:t xml:space="preserve">Control panels typically do not perform production themselves but act as a management interface for nearby systems. They allow players to monitor factory performance, adjust machine behavior, and manage infrastructure. These blocks serve as an interaction point between the player and automated systems.</w:t>
      </w:r>
    </w:p>
    <w:p w:rsidR="00000000" w:rsidDel="00000000" w:rsidP="00000000" w:rsidRDefault="00000000" w:rsidRPr="00000000" w14:paraId="00000185">
      <w:pPr>
        <w:numPr>
          <w:ilvl w:val="1"/>
          <w:numId w:val="7"/>
        </w:numPr>
        <w:ind w:left="1440" w:hanging="360"/>
        <w:rPr>
          <w:b w:val="1"/>
          <w:bCs w:val="1"/>
        </w:rPr>
      </w:pPr>
      <w:r>
        <w:rPr>
          <w:b w:val="1"/>
          <w:bCs w:val="1"/>
          <w:rtl w:val="0"/>
        </w:rPr>
        <w:t xml:space="preserve">Motors and Moving Components</w:t>
      </w:r>
    </w:p>
    <w:p w:rsidR="00000000" w:rsidDel="00000000" w:rsidP="00000000" w:rsidRDefault="00000000" w:rsidRPr="00000000" w14:paraId="00000186">
      <w:pPr>
        <w:ind w:left="1440" w:firstLine="0"/>
        <w:rPr/>
      </w:pPr>
      <w:r>
        <w:rPr>
          <w:rtl w:val="0"/>
        </w:rPr>
        <w:tab/>
        <w:t xml:space="preserve">Motor blocks provide mechanical movement within constructs. These components enable machines and vehicles to move or actuate parts of a structure. Motors may rotate or translate attached components, allowing the construction of moving machinery, mechanical systems, or propulsion mechanisms.</w:t>
      </w:r>
    </w:p>
    <w:p w:rsidR="00000000" w:rsidDel="00000000" w:rsidP="00000000" w:rsidRDefault="00000000" w:rsidRPr="00000000" w14:paraId="00000187">
      <w:pPr>
        <w:ind w:left="1440" w:firstLine="720"/>
        <w:rPr/>
      </w:pPr>
      <w:r>
        <w:rPr>
          <w:rtl w:val="0"/>
        </w:rPr>
        <w:t xml:space="preserve">Movement behavior depends on the motor configuration and the blocks attached to it. Motors require power to operate and may be controlled manually or through automation systems. These components enable more advanced engineering systems such as robotic arms, moving platforms, or vehicle propulsion mechanisms.</w:t>
      </w:r>
    </w:p>
    <w:p w:rsidR="00000000" w:rsidDel="00000000" w:rsidP="00000000" w:rsidRDefault="00000000" w:rsidRPr="00000000" w14:paraId="00000188">
      <w:pPr>
        <w:numPr>
          <w:ilvl w:val="1"/>
          <w:numId w:val="7"/>
        </w:numPr>
        <w:ind w:left="1440" w:hanging="360"/>
        <w:rPr>
          <w:b w:val="1"/>
          <w:bCs w:val="1"/>
        </w:rPr>
      </w:pPr>
      <w:r>
        <w:rPr>
          <w:b w:val="1"/>
          <w:bCs w:val="1"/>
          <w:rtl w:val="0"/>
        </w:rPr>
        <w:t xml:space="preserve">Pumps, Pipes, and Conveyers</w:t>
      </w:r>
    </w:p>
    <w:p w:rsidR="00000000" w:rsidDel="00000000" w:rsidP="00000000" w:rsidRDefault="00000000" w:rsidRPr="00000000" w14:paraId="00000189">
      <w:pPr>
        <w:ind w:left="1440" w:firstLine="0"/>
        <w:rPr/>
      </w:pPr>
      <w:r>
        <w:rPr>
          <w:rtl w:val="0"/>
        </w:rPr>
        <w:tab/>
        <w:t xml:space="preserve">Logistics infrastructure is responsible for moving resources between machines within a factory. Conveyors transport solid items between machines and storage units. Pipes and pumps transport fluids or other liquid resources between production systems. These systems form the material transport network that connects miners, assemblers, storage units, and other machines.</w:t>
      </w:r>
    </w:p>
    <w:p w:rsidR="00000000" w:rsidDel="00000000" w:rsidP="00000000" w:rsidRDefault="00000000" w:rsidRPr="00000000" w14:paraId="0000018A">
      <w:pPr>
        <w:ind w:left="1440" w:firstLine="720"/>
        <w:rPr/>
      </w:pPr>
      <w:r>
        <w:rPr>
          <w:rtl w:val="0"/>
        </w:rPr>
        <w:t xml:space="preserve">Conveyors and pipes allow materials to flow automatically through the factory without requiring manual intervention. Pumps may be required to move fluids across long distances or against environmental constraints. The logistics system ensures that production chains remain connected and that resources move efficiently between machines. These systems may be introduced gradually as the player progresses through the game.</w:t>
      </w:r>
    </w:p>
    <w:p w:rsidR="00000000" w:rsidDel="00000000" w:rsidP="00000000" w:rsidRDefault="00000000" w:rsidRPr="00000000" w14:paraId="0000018B">
      <w:pPr>
        <w:ind w:left="0" w:firstLine="0"/>
        <w:rPr/>
      </w:pPr>
      <w:r>
        <w:rPr>
          <w:rtl w:val="0"/>
        </w:rPr>
      </w:r>
    </w:p>
    <w:p w:rsidR="00000000" w:rsidDel="00000000" w:rsidP="00000000" w:rsidRDefault="00000000" w:rsidRPr="00000000" w14:paraId="0000018C">
      <w:pPr>
        <w:numPr>
          <w:ilvl w:val="0"/>
          <w:numId w:val="7"/>
        </w:numPr>
        <w:ind w:left="720" w:hanging="360"/>
        <w:rPr>
          <w:b w:val="1"/>
          <w:bCs w:val="1"/>
          <w:u w:val="none"/>
        </w:rPr>
      </w:pPr>
      <w:r>
        <w:rPr>
          <w:b w:val="1"/>
          <w:bCs w:val="1"/>
          <w:rtl w:val="0"/>
        </w:rPr>
        <w:t xml:space="preserve">Logistics Network</w:t>
      </w:r>
    </w:p>
    <w:p w:rsidR="00000000" w:rsidDel="00000000" w:rsidP="00000000" w:rsidRDefault="00000000" w:rsidRPr="00000000" w14:paraId="0000018D">
      <w:pPr>
        <w:numPr>
          <w:ilvl w:val="1"/>
          <w:numId w:val="7"/>
        </w:numPr>
        <w:ind w:left="1440" w:hanging="360"/>
        <w:rPr>
          <w:b w:val="1"/>
          <w:bCs w:val="1"/>
        </w:rPr>
      </w:pPr>
      <w:r>
        <w:rPr>
          <w:b w:val="1"/>
          <w:bCs w:val="1"/>
          <w:rtl w:val="0"/>
        </w:rPr>
        <w:t xml:space="preserve">Purpose</w:t>
      </w:r>
    </w:p>
    <w:p w:rsidR="00000000" w:rsidDel="00000000" w:rsidP="00000000" w:rsidRDefault="00000000" w:rsidRPr="00000000" w14:paraId="0000018E">
      <w:pPr>
        <w:ind w:left="1440" w:firstLine="0"/>
        <w:rPr/>
      </w:pPr>
      <w:r>
        <w:rPr>
          <w:rtl w:val="0"/>
        </w:rPr>
        <w:tab/>
        <w:t xml:space="preserve">The Logistics Network system defines how items and resources are transported between machines, storage, and other functional blocks within player-built constructs. This system enables automated movement of materials throughout a factory, allowing production chains to operate without manual intervention. Resources do not transfer automatically through structural adjacency and must instead move through defined logistics connections such as conveyors, pipes, or other transport mechanisms.</w:t>
      </w:r>
    </w:p>
    <w:p w:rsidR="00000000" w:rsidDel="00000000" w:rsidP="00000000" w:rsidRDefault="00000000" w:rsidRPr="00000000" w14:paraId="0000018F">
      <w:pPr>
        <w:numPr>
          <w:ilvl w:val="1"/>
          <w:numId w:val="7"/>
        </w:numPr>
        <w:ind w:left="1440" w:hanging="360"/>
        <w:rPr>
          <w:b w:val="1"/>
          <w:bCs w:val="1"/>
        </w:rPr>
      </w:pPr>
      <w:r>
        <w:rPr>
          <w:b w:val="1"/>
          <w:bCs w:val="1"/>
          <w:rtl w:val="0"/>
        </w:rPr>
        <w:t xml:space="preserve">Item Transport</w:t>
      </w:r>
    </w:p>
    <w:p w:rsidR="00000000" w:rsidDel="00000000" w:rsidP="00000000" w:rsidRDefault="00000000" w:rsidRPr="00000000" w14:paraId="00000190">
      <w:pPr>
        <w:ind w:left="1440" w:firstLine="0"/>
        <w:rPr>
          <w:b w:val="1"/>
          <w:bCs w:val="1"/>
        </w:rPr>
      </w:pPr>
      <w:r>
        <w:rPr>
          <w:rtl w:val="0"/>
        </w:rPr>
        <w:tab/>
        <w:t xml:space="preserve">Item transport within the logistics network occurs through connected transport components that move resources from one location to another. Conveyors are used for solid items, while pipes are used for fluids or other non-solid resources. Additional transport systems such as drones or ports may be introduced later to support long-distance or flexible routing. Transport systems must connect valid input and output interfaces in order to function.</w:t>
      </w:r>
    </w:p>
    <w:p w:rsidR="00000000" w:rsidDel="00000000" w:rsidP="00000000" w:rsidRDefault="00000000" w:rsidRPr="00000000" w14:paraId="00000191">
      <w:pPr>
        <w:numPr>
          <w:ilvl w:val="1"/>
          <w:numId w:val="7"/>
        </w:numPr>
        <w:ind w:left="1440" w:hanging="360"/>
        <w:rPr>
          <w:b w:val="1"/>
          <w:bCs w:val="1"/>
        </w:rPr>
      </w:pPr>
      <w:r>
        <w:rPr>
          <w:b w:val="1"/>
          <w:bCs w:val="1"/>
          <w:rtl w:val="0"/>
        </w:rPr>
        <w:t xml:space="preserve">Storage</w:t>
      </w:r>
    </w:p>
    <w:p w:rsidR="00000000" w:rsidDel="00000000" w:rsidP="00000000" w:rsidRDefault="00000000" w:rsidRPr="00000000" w14:paraId="00000192">
      <w:pPr>
        <w:ind w:left="1440" w:firstLine="0"/>
        <w:rPr>
          <w:b w:val="1"/>
          <w:bCs w:val="1"/>
        </w:rPr>
      </w:pPr>
      <w:r>
        <w:rPr>
          <w:rtl w:val="0"/>
        </w:rPr>
        <w:tab/>
        <w:t xml:space="preserve">Storage blocks act as buffers within the logistics network by holding items temporarily and making them available to connected machines. Storage units receive materials from transport systems and supply them to machines when needed. Storage capacity is limited, and once full, additional incoming resources must be redirected or production may halt. Storage helps stabilize production chains by absorbing fluctuations in supply and demand.</w:t>
      </w:r>
    </w:p>
    <w:p w:rsidR="00000000" w:rsidDel="00000000" w:rsidP="00000000" w:rsidRDefault="00000000" w:rsidRPr="00000000" w14:paraId="00000193">
      <w:pPr>
        <w:numPr>
          <w:ilvl w:val="1"/>
          <w:numId w:val="7"/>
        </w:numPr>
        <w:ind w:left="1440" w:hanging="360"/>
        <w:rPr>
          <w:b w:val="1"/>
          <w:bCs w:val="1"/>
        </w:rPr>
      </w:pPr>
      <w:r>
        <w:rPr>
          <w:b w:val="1"/>
          <w:bCs w:val="1"/>
          <w:rtl w:val="0"/>
        </w:rPr>
        <w:t xml:space="preserve">Insertion and Extraction Rules</w:t>
      </w:r>
    </w:p>
    <w:p w:rsidR="00000000" w:rsidDel="00000000" w:rsidP="00000000" w:rsidRDefault="00000000" w:rsidRPr="00000000" w14:paraId="00000194">
      <w:pPr>
        <w:ind w:left="1440" w:firstLine="0"/>
        <w:rPr>
          <w:b w:val="1"/>
          <w:bCs w:val="1"/>
        </w:rPr>
      </w:pPr>
      <w:r>
        <w:rPr>
          <w:rtl w:val="0"/>
        </w:rPr>
        <w:tab/>
        <w:t xml:space="preserve">Insertion and extraction rules define how items enter and leave machines and storage units. Machines may only accept items through designated input interfaces and may only output items through defined output interfaces. Logistics components must respect these interfaces to ensure that items flow correctly through the system. Invalid insertion or extraction attempts must be prevented to avoid inconsistent or broken production states.</w:t>
      </w:r>
    </w:p>
    <w:p w:rsidR="00000000" w:rsidDel="00000000" w:rsidP="00000000" w:rsidRDefault="00000000" w:rsidRPr="00000000" w14:paraId="00000195">
      <w:pPr>
        <w:numPr>
          <w:ilvl w:val="1"/>
          <w:numId w:val="7"/>
        </w:numPr>
        <w:ind w:left="1440" w:hanging="360"/>
        <w:rPr>
          <w:b w:val="1"/>
          <w:bCs w:val="1"/>
        </w:rPr>
      </w:pPr>
      <w:r>
        <w:rPr>
          <w:b w:val="1"/>
          <w:bCs w:val="1"/>
          <w:rtl w:val="0"/>
        </w:rPr>
        <w:t xml:space="preserve">Conveyors, Pipes, Drones, and Ports</w:t>
      </w:r>
    </w:p>
    <w:p w:rsidR="00000000" w:rsidDel="00000000" w:rsidP="00000000" w:rsidRDefault="00000000" w:rsidRPr="00000000" w14:paraId="00000196">
      <w:pPr>
        <w:ind w:left="1440" w:firstLine="0"/>
        <w:rPr>
          <w:b w:val="1"/>
          <w:bCs w:val="1"/>
        </w:rPr>
      </w:pPr>
      <w:r>
        <w:rPr>
          <w:rtl w:val="0"/>
        </w:rPr>
        <w:tab/>
        <w:t xml:space="preserve">Conveyors, pipes, drones, and ports serve as the primary transport mechanisms within the logistics network. Conveyors move discrete items along fixed paths between machines, while pipes transport continuous resources such as fluids. Drones and ports may allow for more flexible or long-range transport, enabling connections between distant constructs or outposts. Each transport type must define how it connects to machines and how it moves resources.</w:t>
      </w:r>
    </w:p>
    <w:p w:rsidR="00000000" w:rsidDel="00000000" w:rsidP="00000000" w:rsidRDefault="00000000" w:rsidRPr="00000000" w14:paraId="00000197">
      <w:pPr>
        <w:numPr>
          <w:ilvl w:val="1"/>
          <w:numId w:val="7"/>
        </w:numPr>
        <w:ind w:left="1440" w:hanging="360"/>
        <w:rPr>
          <w:b w:val="1"/>
          <w:bCs w:val="1"/>
        </w:rPr>
      </w:pPr>
      <w:r>
        <w:rPr>
          <w:b w:val="1"/>
          <w:bCs w:val="1"/>
          <w:rtl w:val="0"/>
        </w:rPr>
        <w:t xml:space="preserve">Throughput Rules</w:t>
      </w:r>
    </w:p>
    <w:p w:rsidR="00000000" w:rsidDel="00000000" w:rsidP="00000000" w:rsidRDefault="00000000" w:rsidRPr="00000000" w14:paraId="00000198">
      <w:pPr>
        <w:ind w:left="1440" w:firstLine="0"/>
        <w:rPr>
          <w:b w:val="1"/>
          <w:bCs w:val="1"/>
        </w:rPr>
      </w:pPr>
      <w:r>
        <w:rPr>
          <w:rtl w:val="0"/>
        </w:rPr>
        <w:tab/>
        <w:t xml:space="preserve">Throughput rules define the rate at which items can move through the logistics network. Each transport component has a maximum capacity that limits how many items or resources can pass through it over time. If the flow of materials exceeds this capacity, bottlenecks occur and production efficiency decreases. Throughput constraints require players to design efficient logistics layouts to maintain optimal factory performance.</w:t>
      </w:r>
    </w:p>
    <w:p w:rsidR="00000000" w:rsidDel="00000000" w:rsidP="00000000" w:rsidRDefault="00000000" w:rsidRPr="00000000" w14:paraId="00000199">
      <w:pPr>
        <w:numPr>
          <w:ilvl w:val="1"/>
          <w:numId w:val="7"/>
        </w:numPr>
        <w:ind w:left="1440" w:hanging="360"/>
        <w:rPr>
          <w:b w:val="1"/>
          <w:bCs w:val="1"/>
        </w:rPr>
      </w:pPr>
      <w:r>
        <w:rPr>
          <w:b w:val="1"/>
          <w:bCs w:val="1"/>
          <w:rtl w:val="0"/>
        </w:rPr>
        <w:t xml:space="preserve">Machine Input and Output Rules</w:t>
      </w:r>
    </w:p>
    <w:p w:rsidR="00000000" w:rsidDel="00000000" w:rsidP="00000000" w:rsidRDefault="00000000" w:rsidRPr="00000000" w14:paraId="0000019A">
      <w:pPr>
        <w:ind w:left="1440" w:firstLine="0"/>
        <w:rPr>
          <w:b w:val="1"/>
          <w:bCs w:val="1"/>
        </w:rPr>
      </w:pPr>
      <w:r>
        <w:rPr>
          <w:rtl w:val="0"/>
        </w:rPr>
        <w:tab/>
        <w:t xml:space="preserve">Machine input and output rules define how machines interact with the logistics network. Machines require specific inputs to begin operation and produce outputs that must be transported elsewhere. If required inputs are not available, the machine cannot operate. If outputs cannot be removed due to full storage or blocked transport paths, the machine must pause until space becomes available. These rules ensure that production chains behave predictably.</w:t>
      </w:r>
    </w:p>
    <w:p w:rsidR="00000000" w:rsidDel="00000000" w:rsidP="00000000" w:rsidRDefault="00000000" w:rsidRPr="00000000" w14:paraId="0000019B">
      <w:pPr>
        <w:numPr>
          <w:ilvl w:val="1"/>
          <w:numId w:val="7"/>
        </w:numPr>
        <w:ind w:left="1440" w:hanging="360"/>
        <w:rPr>
          <w:b w:val="1"/>
          <w:bCs w:val="1"/>
        </w:rPr>
      </w:pPr>
      <w:r>
        <w:rPr>
          <w:b w:val="1"/>
          <w:bCs w:val="1"/>
          <w:rtl w:val="0"/>
        </w:rPr>
        <w:t xml:space="preserve">Item Routing Behavior</w:t>
      </w:r>
    </w:p>
    <w:p w:rsidR="00000000" w:rsidDel="00000000" w:rsidP="00000000" w:rsidRDefault="00000000" w:rsidRPr="00000000" w14:paraId="0000019C">
      <w:pPr>
        <w:ind w:left="1440" w:firstLine="0"/>
        <w:rPr>
          <w:b w:val="1"/>
          <w:bCs w:val="1"/>
        </w:rPr>
      </w:pPr>
      <w:r>
        <w:rPr>
          <w:rtl w:val="0"/>
        </w:rPr>
        <w:tab/>
        <w:t xml:space="preserve">Item routing behavior determines how resources move through complex logistics networks. When multiple paths are available, the system must determine how items are distributed between destinations. Routing may prioritize the nearest valid destination, available capacity, or predefined rules depending on system design. Proper routing ensures that materials reach the correct machines and prevents inefficient or unintended distribution of resources.</w:t>
      </w:r>
    </w:p>
    <w:p w:rsidR="00000000" w:rsidDel="00000000" w:rsidP="00000000" w:rsidRDefault="00000000" w:rsidRPr="00000000" w14:paraId="0000019D">
      <w:pPr>
        <w:rPr>
          <w:b w:val="1"/>
          <w:bCs w:val="1"/>
        </w:rPr>
      </w:pPr>
      <w:r>
        <w:rPr>
          <w:rtl w:val="0"/>
        </w:rPr>
      </w:r>
    </w:p>
    <w:p w:rsidR="00000000" w:rsidDel="00000000" w:rsidP="00000000" w:rsidRDefault="00000000" w:rsidRPr="00000000" w14:paraId="0000019E">
      <w:pPr>
        <w:numPr>
          <w:ilvl w:val="0"/>
          <w:numId w:val="7"/>
        </w:numPr>
        <w:ind w:left="720" w:hanging="360"/>
        <w:rPr>
          <w:b w:val="1"/>
          <w:bCs w:val="1"/>
        </w:rPr>
      </w:pPr>
      <w:r>
        <w:rPr>
          <w:b w:val="1"/>
          <w:bCs w:val="1"/>
          <w:rtl w:val="0"/>
        </w:rPr>
        <w:t xml:space="preserve">Power Network</w:t>
      </w:r>
    </w:p>
    <w:p w14:paraId="00000B01">
      <w:pPr>
        <w:numPr>
          <w:ilvl w:val="1"/>
          <w:numId w:val="7"/>
        </w:numPr>
        <w:ind w:left="1440" w:hanging="360"/>
        <w:rPr>
          <w:b w:val="1"/>
          <w:bCs w:val="1"/>
        </w:rPr>
      </w:pPr>
      <w:ins w:id="3001" w:author="Claude" w:date="2026-04-21T00:00:00Z">
        <w:r>
          <w:rPr>
            <w:b w:val="1"/>
            <w:bCs w:val="1"/>
            <w:rtl w:val="0"/>
          </w:rPr>
          <w:t>Purpose</w:t>
        </w:r>
      </w:ins>
    </w:p>
    <w:p w14:paraId="00000B02">
      <w:pPr>
        <w:ind w:left="1440" w:firstLine="0"/>
        <w:rPr/>
      </w:pPr>
      <w:ins w:id="3002" w:author="Claude" w:date="2026-04-21T00:00:00Z">
        <w:r>
          <w:rPr>
            <w:rtl w:val="0"/>
          </w:rPr>
          <w:tab/>
          <w:t xml:space="preserve">The Power Network system defines how electrical energy is generated, distributed, and consumed throughout player-built constructs. Power is the primary operational constraint in the game. Without a functioning power supply, machines cannot operate, turrets cannot fire, and automated production halts. Players must design and maintain power infrastructure as a first-class concern throughout the game.</w:t>
        </w:r>
      </w:ins>
    </w:p>
    <w:p w14:paraId="00000B03">
      <w:pPr>
        <w:numPr>
          <w:ilvl w:val="1"/>
          <w:numId w:val="7"/>
        </w:numPr>
        <w:ind w:left="1440" w:hanging="360"/>
        <w:rPr>
          <w:b w:val="1"/>
          <w:bCs w:val="1"/>
        </w:rPr>
      </w:pPr>
      <w:ins w:id="3003" w:author="Claude" w:date="2026-04-21T00:00:00Z">
        <w:r>
          <w:rPr>
            <w:b w:val="1"/>
            <w:bCs w:val="1"/>
            <w:rtl w:val="0"/>
          </w:rPr>
          <w:t>Power Producers</w:t>
        </w:r>
      </w:ins>
    </w:p>
    <w:p w14:paraId="00000B04">
      <w:pPr>
        <w:ind w:left="1440" w:firstLine="0"/>
        <w:rPr/>
      </w:pPr>
      <w:ins w:id="3004" w:author="Claude" w:date="2026-04-21T00:00:00Z">
        <w:r>
          <w:rPr>
            <w:rtl w:val="0"/>
          </w:rPr>
          <w:tab/>
          <w:t xml:space="preserve">Power producers are blocks that generate electrical energy and supply it into the power network. Each producer generates a defined output measured in power units per second. Multiple producers connected to the same network contribute their output additively. Producers must be connected to the network through valid power interfaces to contribute supply.</w:t>
        </w:r>
      </w:ins>
    </w:p>
    <w:p w14:paraId="00000B05">
      <w:pPr>
        <w:ind w:left="1440" w:firstLine="720"/>
        <w:rPr/>
      </w:pPr>
      <w:ins w:id="3005" w:author="Claude" w:date="2026-04-21T00:00:00Z">
        <w:r>
          <w:rPr>
            <w:rtl w:val="0"/>
          </w:rPr>
          <w:t xml:space="preserve">V1 producer types include combustion generators that consume fuel items such as coal, solar panels that produce variable output depending on weather and time of day, and wind turbines that benefit from storm weather conditions. More advanced producer types such as nuclear reactors or geothermal taps are post-V1 considerations.</w:t>
        </w:r>
      </w:ins>
    </w:p>
    <w:p w14:paraId="00000B06">
      <w:pPr>
        <w:numPr>
          <w:ilvl w:val="1"/>
          <w:numId w:val="7"/>
        </w:numPr>
        <w:ind w:left="1440" w:hanging="360"/>
        <w:rPr>
          <w:b w:val="1"/>
          <w:bCs w:val="1"/>
        </w:rPr>
      </w:pPr>
      <w:ins w:id="3006" w:author="Claude" w:date="2026-04-21T00:00:00Z">
        <w:r>
          <w:rPr>
            <w:b w:val="1"/>
            <w:bCs w:val="1"/>
            <w:rtl w:val="0"/>
          </w:rPr>
          <w:t>Power Consumers</w:t>
        </w:r>
      </w:ins>
    </w:p>
    <w:p w14:paraId="00000B07">
      <w:pPr>
        <w:ind w:left="1440" w:firstLine="0"/>
        <w:rPr/>
      </w:pPr>
      <w:ins w:id="3007" w:author="Claude" w:date="2026-04-21T00:00:00Z">
        <w:r>
          <w:rPr>
            <w:rtl w:val="0"/>
          </w:rPr>
          <w:tab/>
          <w:t xml:space="preserve">Power consumers are functional blocks that require electrical energy to operate. Each consumer has a defined power draw measured in power units per second. A consumer can only operate when it is connected to a network whose current supply meets or exceeds its draw. Consumers do not store power internally and require continuous supply to remain operational.</w:t>
        </w:r>
      </w:ins>
    </w:p>
    <w:p w14:paraId="00000B08">
      <w:pPr>
        <w:ind w:left="1440" w:firstLine="720"/>
        <w:rPr/>
      </w:pPr>
      <w:ins w:id="3008" w:author="Claude" w:date="2026-04-21T00:00:00Z">
        <w:r>
          <w:rPr>
            <w:rtl w:val="0"/>
          </w:rPr>
          <w:t xml:space="preserve">Consumer block types include miners, assemblers, turrets, lights, motors, and any other machine that requires power to perform its function. Structural blocks such as walls and foundations do not consume power.</w:t>
        </w:r>
      </w:ins>
    </w:p>
    <w:p w14:paraId="00000B09">
      <w:pPr>
        <w:numPr>
          <w:ilvl w:val="1"/>
          <w:numId w:val="7"/>
        </w:numPr>
        <w:ind w:left="1440" w:hanging="360"/>
        <w:rPr>
          <w:b w:val="1"/>
          <w:bCs w:val="1"/>
        </w:rPr>
      </w:pPr>
      <w:ins w:id="3009" w:author="Claude" w:date="2026-04-21T00:00:00Z">
        <w:r>
          <w:rPr>
            <w:b w:val="1"/>
            <w:bCs w:val="1"/>
            <w:rtl w:val="0"/>
          </w:rPr>
          <w:t>Network Infrastructure</w:t>
        </w:r>
      </w:ins>
    </w:p>
    <w:p w14:paraId="00000B10">
      <w:pPr>
        <w:ind w:left="1440" w:firstLine="0"/>
        <w:rPr/>
      </w:pPr>
      <w:ins w:id="3010" w:author="Claude" w:date="2026-04-21T00:00:00Z">
        <w:r>
          <w:rPr>
            <w:rtl w:val="0"/>
          </w:rPr>
          <w:tab/>
          <w:t xml:space="preserve">Power flows through a network of connected nodes and edges. Power pole blocks act as network nodes that extend the reach of the power network across a construct or across open terrain. Wires or cables represent the edges connecting poles and machines. Two blocks are part of the same power network if a continuous path of valid power-carrying connections exists between them.</w:t>
        </w:r>
      </w:ins>
    </w:p>
    <w:p w14:paraId="00000B11">
      <w:pPr>
        <w:ind w:left="1440" w:firstLine="720"/>
        <w:rPr/>
      </w:pPr>
      <w:ins w:id="3011" w:author="Claude" w:date="2026-04-21T00:00:00Z">
        <w:r>
          <w:rPr>
            <w:rtl w:val="0"/>
          </w:rPr>
          <w:t xml:space="preserve">Each power pole has a maximum connection range. Poles that are too far apart cannot form a connection. The player must plan pole placement to ensure networks reach all machines without exceeding the maximum span between nodes. Wire connections between poles and machines should be visible in the world to make the network topology legible to the player.</w:t>
        </w:r>
      </w:ins>
    </w:p>
    <w:p w14:paraId="00000B12">
      <w:pPr>
        <w:ind w:left="1440" w:firstLine="720"/>
        <w:rPr/>
      </w:pPr>
      <w:ins w:id="3012" w:author="Claude" w:date="2026-04-21T00:00:00Z">
        <w:r>
          <w:rPr>
            <w:rtl w:val="0"/>
          </w:rPr>
          <w:t xml:space="preserve">A single construct may contain multiple independent power networks if its blocks are not fully connected through power-carrying paths. Networks do not automatically merge when constructs are joined; power infrastructure must be explicitly connected. This allows the player to build isolated sub-networks for specific purposes such as a dedicated defense circuit or a backup generator loop.</w:t>
        </w:r>
      </w:ins>
    </w:p>
    <w:p w14:paraId="00000B13">
      <w:pPr>
        <w:numPr>
          <w:ilvl w:val="1"/>
          <w:numId w:val="7"/>
        </w:numPr>
        <w:ind w:left="1440" w:hanging="360"/>
        <w:rPr>
          <w:b w:val="1"/>
          <w:bCs w:val="1"/>
        </w:rPr>
      </w:pPr>
      <w:ins w:id="3013" w:author="Claude" w:date="2026-04-21T00:00:00Z">
        <w:r>
          <w:rPr>
            <w:b w:val="1"/>
            <w:bCs w:val="1"/>
            <w:rtl w:val="0"/>
          </w:rPr>
          <w:t>Power Balance and Shortage Behavior</w:t>
        </w:r>
      </w:ins>
    </w:p>
    <w:p w14:paraId="00000B14">
      <w:pPr>
        <w:ind w:left="1440" w:firstLine="0"/>
        <w:rPr/>
      </w:pPr>
      <w:ins w:id="3014" w:author="Claude" w:date="2026-04-21T00:00:00Z">
        <w:r>
          <w:rPr>
            <w:rtl w:val="0"/>
          </w:rPr>
          <w:tab/>
          <w:t xml:space="preserve">Power is balanced continuously. The network compares total supply to total demand each simulation tick. If supply meets or exceeds demand, all connected consumers operate normally. If supply falls below total demand, the network enters a shortage state and must determine which consumers to restrict.</w:t>
        </w:r>
      </w:ins>
    </w:p>
    <w:p w14:paraId="00000B15">
      <w:pPr>
        <w:ind w:left="1440" w:firstLine="720"/>
        <w:rPr/>
      </w:pPr>
      <w:ins w:id="3015" w:author="Claude" w:date="2026-04-21T00:00:00Z">
        <w:r>
          <w:rPr>
            <w:rtl w:val="0"/>
          </w:rPr>
          <w:t xml:space="preserve">In a shortage state the default behavior is to reduce the operational rate of all consumers proportionally so that total consumption matches available supply. This causes machines to slow down rather than shut off entirely, giving the player a visible signal that power is constrained without immediately halting production. An open design question is whether V1 should instead use a priority system in which certain machine categories such as turrets and critical machines are protected at full power while lower-priority consumers are throttled first.</w:t>
        </w:r>
      </w:ins>
    </w:p>
    <w:p w14:paraId="00000B16">
      <w:pPr>
        <w:ind w:left="1440" w:firstLine="720"/>
        <w:rPr/>
      </w:pPr>
      <w:ins w:id="3016" w:author="Claude" w:date="2026-04-21T00:00:00Z">
        <w:r>
          <w:rPr>
            <w:rtl w:val="0"/>
          </w:rPr>
          <w:t xml:space="preserve">The UI must display the current power balance of each network clearly. The player should be able to see total supply, total demand, and current surplus or deficit at a glance. Machines in a low-power or offline state due to shortage should display a visible indicator so the player can identify and respond to the problem quickly.</w:t>
        </w:r>
      </w:ins>
    </w:p>
    <w:p w14:paraId="00000B17">
      <w:pPr>
        <w:numPr>
          <w:ilvl w:val="1"/>
          <w:numId w:val="7"/>
        </w:numPr>
        <w:ind w:left="1440" w:hanging="360"/>
        <w:rPr>
          <w:b w:val="1"/>
          <w:bCs w:val="1"/>
        </w:rPr>
      </w:pPr>
      <w:ins w:id="3017" w:author="Claude" w:date="2026-04-21T00:00:00Z">
        <w:r>
          <w:rPr>
            <w:b w:val="1"/>
            <w:bCs w:val="1"/>
            <w:rtl w:val="0"/>
          </w:rPr>
          <w:t>Power on Vehicles</w:t>
        </w:r>
      </w:ins>
    </w:p>
    <w:p w14:paraId="00000B18">
      <w:pPr>
        <w:ind w:left="1440" w:firstLine="0"/>
        <w:rPr/>
      </w:pPr>
      <w:ins w:id="3018" w:author="Claude" w:date="2026-04-21T00:00:00Z">
        <w:r>
          <w:rPr>
            <w:rtl w:val="0"/>
          </w:rPr>
          <w:tab/>
          <w:t xml:space="preserve">Vehicles carry their own self-contained power network. A vehicle’s power is supplied by onboard generators or batteries that are part of the vehicle construct. Vehicles are never connected to a base’s external power network while mobile. Docking a vehicle to a base may optionally allow power transfer between the two networks, but this is an open design decision for a later stage.</w:t>
        </w:r>
      </w:ins>
    </w:p>
    <w:p w:rsidR="00000000" w:rsidDel="00000000" w:rsidP="00000000" w:rsidRDefault="00000000" w:rsidRPr="00000000" w14:paraId="000001A7">
      <w:pPr>
        <w:numPr>
          <w:ilvl w:val="0"/>
          <w:numId w:val="7"/>
        </w:numPr>
        <w:ind w:left="720" w:hanging="360"/>
        <w:rPr>
          <w:b w:val="1"/>
          <w:bCs w:val="1"/>
          <w:u w:val="none"/>
        </w:rPr>
      </w:pPr>
      <w:r>
        <w:rPr>
          <w:b w:val="1"/>
          <w:bCs w:val="1"/>
          <w:rtl w:val="0"/>
        </w:rPr>
        <w:t xml:space="preserve">Vehicles and Mobility</w:t>
      </w:r>
    </w:p>
    <w:p w14:paraId="00000C01">
      <w:pPr>
        <w:numPr>
          <w:ilvl w:val="1"/>
          <w:numId w:val="7"/>
        </w:numPr>
        <w:ind w:left="1440" w:hanging="360"/>
        <w:rPr>
          <w:b w:val="1"/>
          <w:bCs w:val="1"/>
        </w:rPr>
      </w:pPr>
      <w:ins w:id="3101" w:author="Claude" w:date="2026-04-21T00:00:00Z">
        <w:r>
          <w:rPr>
            <w:b w:val="1"/>
            <w:bCs w:val="1"/>
            <w:rtl w:val="0"/>
          </w:rPr>
          <w:t>Purpose</w:t>
        </w:r>
      </w:ins>
    </w:p>
    <w:p w14:paraId="00000C02">
      <w:pPr>
        <w:ind w:left="1440" w:firstLine="0"/>
        <w:rPr/>
      </w:pPr>
      <w:ins w:id="3102" w:author="Claude" w:date="2026-04-21T00:00:00Z">
        <w:r>
          <w:rPr>
            <w:rtl w:val="0"/>
          </w:rPr>
          <w:tab/>
          <w:t xml:space="preserve">The Vehicles and Mobility system defines how dynamic constructs move through the world. Vehicles extend the player’s reach beyond the immediate base, enabling exploration, resource transport, and offensive or defensive operations at range. The vehicle system uses the same construct and block model as base building, meaning that vehicle design is an extension of the player’s existing construction skills rather than a separate system.</w:t>
        </w:r>
      </w:ins>
    </w:p>
    <w:p w14:paraId="00000C03">
      <w:pPr>
        <w:numPr>
          <w:ilvl w:val="1"/>
          <w:numId w:val="7"/>
        </w:numPr>
        <w:ind w:left="1440" w:hanging="360"/>
        <w:rPr>
          <w:b w:val="1"/>
          <w:bCs w:val="1"/>
        </w:rPr>
      </w:pPr>
      <w:ins w:id="3103" w:author="Claude" w:date="2026-04-21T00:00:00Z">
        <w:r>
          <w:rPr>
            <w:b w:val="1"/>
            <w:bCs w:val="1"/>
            <w:rtl w:val="0"/>
          </w:rPr>
          <w:t>Vehicle Requirements</w:t>
        </w:r>
      </w:ins>
    </w:p>
    <w:p w14:paraId="00000C04">
      <w:pPr>
        <w:ind w:left="1440" w:firstLine="0"/>
        <w:rPr/>
      </w:pPr>
      <w:ins w:id="3104" w:author="Claude" w:date="2026-04-21T00:00:00Z">
        <w:r>
          <w:rPr>
            <w:rtl w:val="0"/>
          </w:rPr>
          <w:tab/>
          <w:t xml:space="preserve">A construct becomes a vehicle when it contains the minimum required set of functional blocks and is not terrain-anchored. The required blocks are a control seat or cockpit block from which the player pilots the vehicle, at least one propulsion block appropriate to the vehicle type, and a power source such as a generator or battery block. A construct that lacks any of these components cannot be piloted and behaves as an unpowered static structure even if it is unanchored.</w:t>
        </w:r>
      </w:ins>
    </w:p>
    <w:p w14:paraId="00000C05">
      <w:pPr>
        <w:ind w:left="1440" w:firstLine="720"/>
        <w:rPr/>
      </w:pPr>
      <w:ins w:id="3105" w:author="Claude" w:date="2026-04-21T00:00:00Z">
        <w:r>
          <w:rPr>
            <w:rtl w:val="0"/>
          </w:rPr>
          <w:t xml:space="preserve">For V1 the only required vehicle type is a ground vehicle. Ground vehicles use wheel or track propulsion blocks and move along terrain surfaces. Flight and watercraft are out of scope for V1 but the block and construct system should not architecturally prevent them from being added later.</w:t>
        </w:r>
      </w:ins>
    </w:p>
    <w:p w14:paraId="00000C06">
      <w:pPr>
        <w:numPr>
          <w:ilvl w:val="1"/>
          <w:numId w:val="7"/>
        </w:numPr>
        <w:ind w:left="1440" w:hanging="360"/>
        <w:rPr>
          <w:b w:val="1"/>
          <w:bCs w:val="1"/>
        </w:rPr>
      </w:pPr>
      <w:ins w:id="3106" w:author="Claude" w:date="2026-04-21T00:00:00Z">
        <w:r>
          <w:rPr>
            <w:b w:val="1"/>
            <w:bCs w:val="1"/>
            <w:rtl w:val="0"/>
          </w:rPr>
          <w:t>Movement and Physics</w:t>
        </w:r>
      </w:ins>
    </w:p>
    <w:p w14:paraId="00000C07">
      <w:pPr>
        <w:ind w:left="1440" w:firstLine="0"/>
        <w:rPr/>
      </w:pPr>
      <w:ins w:id="3107" w:author="Claude" w:date="2026-04-21T00:00:00Z">
        <w:r>
          <w:rPr>
            <w:rtl w:val="0"/>
          </w:rPr>
          <w:tab/>
          <w:t xml:space="preserve">Vehicles move as a unified rigid body. All blocks that make up a vehicle translate and rotate together when the vehicle moves. The vehicle’s movement is driven by its propulsion blocks and governed by simple physics. Maximum speed and acceleration are determined by the number and type of propulsion blocks relative to the total mass of the construct. Heavier vehicles with fewer propulsion blocks accelerate and turn more slowly.</w:t>
        </w:r>
      </w:ins>
    </w:p>
    <w:p w14:paraId="00000C08">
      <w:pPr>
        <w:ind w:left="1440" w:firstLine="720"/>
        <w:rPr/>
      </w:pPr>
      <w:ins w:id="3108" w:author="Claude" w:date="2026-04-21T00:00:00Z">
        <w:r>
          <w:rPr>
            <w:rtl w:val="0"/>
          </w:rPr>
          <w:t xml:space="preserve">Ground vehicles interact with terrain geometry and cannot pass through solid obstacles. The physics model should be arcade-style rather than fully simulated to keep vehicle control predictable and enjoyable. Vehicles should climb gentle slopes and become slower or unable to traverse very steep inclines. Weather conditions such as ice or mud may modify traction and handling as defined in the Weather system.</w:t>
        </w:r>
      </w:ins>
    </w:p>
    <w:p w14:paraId="00000C09">
      <w:pPr>
        <w:numPr>
          <w:ilvl w:val="1"/>
          <w:numId w:val="7"/>
        </w:numPr>
        <w:ind w:left="1440" w:hanging="360"/>
        <w:rPr>
          <w:b w:val="1"/>
          <w:bCs w:val="1"/>
        </w:rPr>
      </w:pPr>
      <w:ins w:id="3109" w:author="Claude" w:date="2026-04-21T00:00:00Z">
        <w:r>
          <w:rPr>
            <w:b w:val="1"/>
            <w:bCs w:val="1"/>
            <w:rtl w:val="0"/>
          </w:rPr>
          <w:t>Player Control</w:t>
        </w:r>
      </w:ins>
    </w:p>
    <w:p w14:paraId="00000C10">
      <w:pPr>
        <w:ind w:left="1440" w:firstLine="0"/>
        <w:rPr/>
      </w:pPr>
      <w:ins w:id="3110" w:author="Claude" w:date="2026-04-21T00:00:00Z">
        <w:r>
          <w:rPr>
            <w:rtl w:val="0"/>
          </w:rPr>
          <w:tab/>
          <w:t xml:space="preserve">The player enters a vehicle by interacting with its control seat. Once seated, the player’s inputs are transferred to the vehicle and the vehicle moves in response to directional commands. The player exits the vehicle by interacting with the seat again, which returns them to the world on foot. While piloting a vehicle the player cannot simultaneously enter Build Mode but may be able to interact with onboard machines such as storage or turrets depending on vehicle configuration.</w:t>
        </w:r>
      </w:ins>
    </w:p>
    <w:p w14:paraId="00000C11">
      <w:pPr>
        <w:numPr>
          <w:ilvl w:val="1"/>
          <w:numId w:val="7"/>
        </w:numPr>
        <w:ind w:left="1440" w:hanging="360"/>
        <w:rPr>
          <w:b w:val="1"/>
          <w:bCs w:val="1"/>
        </w:rPr>
      </w:pPr>
      <w:ins w:id="3111" w:author="Claude" w:date="2026-04-21T00:00:00Z">
        <w:r>
          <w:rPr>
            <w:b w:val="1"/>
            <w:bCs w:val="1"/>
            <w:rtl w:val="0"/>
          </w:rPr>
          <w:t>Docking and Integration with Bases</w:t>
        </w:r>
      </w:ins>
    </w:p>
    <w:p w14:paraId="00000C12">
      <w:pPr>
        <w:ind w:left="1440" w:firstLine="0"/>
        <w:rPr/>
      </w:pPr>
      <w:ins w:id="3112" w:author="Claude" w:date="2026-04-21T00:00:00Z">
        <w:r>
          <w:rPr>
            <w:rtl w:val="0"/>
          </w:rPr>
          <w:tab/>
          <w:t xml:space="preserve">Vehicles may dock with bases through designated docking port blocks. When docked, a vehicle may transfer items between its onboard storage and the base logistics network, allowing vehicles to function as mobile cargo carriers that deliver resources gathered from remote sites. Whether docking also merges power networks is an open question for later design. Undocking detaches the vehicle construct and makes it independently mobile again.</w:t>
        </w:r>
      </w:ins>
    </w:p>
    <w:p w:rsidR="00000000" w:rsidDel="00000000" w:rsidP="00000000" w:rsidRDefault="00000000" w:rsidRPr="00000000" w14:paraId="000001AF">
      <w:pPr>
        <w:numPr>
          <w:ilvl w:val="0"/>
          <w:numId w:val="7"/>
        </w:numPr>
        <w:ind w:left="720" w:hanging="360"/>
        <w:rPr>
          <w:b w:val="1"/>
          <w:bCs w:val="1"/>
          <w:u w:val="none"/>
        </w:rPr>
      </w:pPr>
      <w:r>
        <w:rPr>
          <w:b w:val="1"/>
          <w:bCs w:val="1"/>
          <w:rtl w:val="0"/>
        </w:rPr>
        <w:t xml:space="preserve">Combat and Defense</w:t>
      </w:r>
    </w:p>
    <w:p w14:paraId="00000D01">
      <w:pPr>
        <w:numPr>
          <w:ilvl w:val="1"/>
          <w:numId w:val="7"/>
        </w:numPr>
        <w:ind w:left="1440" w:hanging="360"/>
        <w:rPr>
          <w:b w:val="1"/>
          <w:bCs w:val="1"/>
        </w:rPr>
      </w:pPr>
      <w:ins w:id="3201" w:author="Claude" w:date="2026-04-21T00:00:00Z">
        <w:r>
          <w:rPr>
            <w:b w:val="1"/>
            <w:bCs w:val="1"/>
            <w:rtl w:val="0"/>
          </w:rPr>
          <w:t>Purpose</w:t>
        </w:r>
      </w:ins>
    </w:p>
    <w:p w14:paraId="00000D02">
      <w:pPr>
        <w:ind w:left="1440" w:firstLine="0"/>
        <w:rPr/>
      </w:pPr>
      <w:ins w:id="3202" w:author="Claude" w:date="2026-04-21T00:00:00Z">
        <w:r>
          <w:rPr>
            <w:rtl w:val="0"/>
          </w:rPr>
          <w:tab/>
          <w:t xml:space="preserve">The Combat and Defense system defines how player infrastructure is attacked, how player-side weapons respond to threats, and how constructs degrade and fail under sustained damage. Combat is the primary source of pressure in the game. It forces the player to prioritise defensive investment alongside industrial expansion, and it creates meaningful consequences for poor planning.</w:t>
        </w:r>
      </w:ins>
    </w:p>
    <w:p w14:paraId="00000D03">
      <w:pPr>
        <w:numPr>
          <w:ilvl w:val="1"/>
          <w:numId w:val="7"/>
        </w:numPr>
        <w:ind w:left="1440" w:hanging="360"/>
        <w:rPr>
          <w:b w:val="1"/>
          <w:bCs w:val="1"/>
        </w:rPr>
      </w:pPr>
      <w:ins w:id="3203" w:author="Claude" w:date="2026-04-21T00:00:00Z">
        <w:r>
          <w:rPr>
            <w:b w:val="1"/>
            <w:bCs w:val="1"/>
            <w:rtl w:val="0"/>
          </w:rPr>
          <w:t>Enemy Targeting of Structures</w:t>
        </w:r>
      </w:ins>
    </w:p>
    <w:p w14:paraId="00000D04">
      <w:pPr>
        <w:ind w:left="1440" w:firstLine="0"/>
        <w:rPr/>
      </w:pPr>
      <w:ins w:id="3204" w:author="Claude" w:date="2026-04-21T00:00:00Z">
        <w:r>
          <w:rPr>
            <w:rtl w:val="0"/>
          </w:rPr>
          <w:tab/>
          <w:t xml:space="preserve">When enemies reach player infrastructure they select a target block or construct to attack. Target selection follows a priority order. Enemies preferentially attack power generators and power infrastructure because destroying these causes the widest secondary disruption. Production machines are the next priority. Walls, armor, and structural blocks are the lowest priority but will be attacked if they are the only reachable target.</w:t>
        </w:r>
      </w:ins>
    </w:p>
    <w:p w14:paraId="00000D05">
      <w:pPr>
        <w:ind w:left="1440" w:firstLine="720"/>
        <w:rPr/>
      </w:pPr>
      <w:ins w:id="3205" w:author="Claude" w:date="2026-04-21T00:00:00Z">
        <w:r>
          <w:rPr>
            <w:rtl w:val="0"/>
          </w:rPr>
          <w:t xml:space="preserve">The player can exploit this priority system by designing defensive layouts that shield high-value blocks behind walls and armor, forcing enemies to break through structural blocks before reaching machines. This makes defensive layout a meaningful design challenge rather than a purely cosmetic decision.</w:t>
        </w:r>
      </w:ins>
    </w:p>
    <w:p w14:paraId="00000D06">
      <w:pPr>
        <w:numPr>
          <w:ilvl w:val="1"/>
          <w:numId w:val="7"/>
        </w:numPr>
        <w:ind w:left="1440" w:hanging="360"/>
        <w:rPr>
          <w:b w:val="1"/>
          <w:bCs w:val="1"/>
        </w:rPr>
      </w:pPr>
      <w:ins w:id="3206" w:author="Claude" w:date="2026-04-21T00:00:00Z">
        <w:r>
          <w:rPr>
            <w:b w:val="1"/>
            <w:bCs w:val="1"/>
            <w:rtl w:val="0"/>
          </w:rPr>
          <w:t>Damage and Block Destruction</w:t>
        </w:r>
      </w:ins>
    </w:p>
    <w:p w14:paraId="00000D07">
      <w:pPr>
        <w:ind w:left="1440" w:firstLine="0"/>
        <w:rPr/>
      </w:pPr>
      <w:ins w:id="3207" w:author="Claude" w:date="2026-04-21T00:00:00Z">
        <w:r>
          <w:rPr>
            <w:rtl w:val="0"/>
          </w:rPr>
          <w:tab/>
          <w:t xml:space="preserve">Each block has a durability value as defined by the Block System. Enemy attacks reduce the durability of the targeted block by the attacker’s damage value per attack. When a block reaches zero durability it is destroyed and removed from the construct. Item drops from destroyed blocks are an open design question: the game may or may not return materials when a block is destroyed by enemies rather than by the player.</w:t>
        </w:r>
      </w:ins>
    </w:p>
    <w:p w14:paraId="00000D08">
      <w:pPr>
        <w:ind w:left="1440" w:firstLine="720"/>
        <w:rPr/>
      </w:pPr>
      <w:ins w:id="3208" w:author="Claude" w:date="2026-04-21T00:00:00Z">
        <w:r>
          <w:rPr>
            <w:rtl w:val="0"/>
          </w:rPr>
          <w:t xml:space="preserve">Destroying a block may cause downstream effects depending on what the block was doing. Destroying a power generator removes its supply from the network and may trigger a power shortage. Destroying a conveyor or pipe breaks a logistics path and may halt machines that depended on it. Destroying a structural block may split a construct if no other connection path remains. These cascading consequences make targeted enemy attacks more threatening than raw damage numbers alone.</w:t>
        </w:r>
      </w:ins>
    </w:p>
    <w:p w14:paraId="00000D09">
      <w:pPr>
        <w:numPr>
          <w:ilvl w:val="1"/>
          <w:numId w:val="7"/>
        </w:numPr>
        <w:ind w:left="1440" w:hanging="360"/>
        <w:rPr>
          <w:b w:val="1"/>
          <w:bCs w:val="1"/>
        </w:rPr>
      </w:pPr>
      <w:ins w:id="3209" w:author="Claude" w:date="2026-04-21T00:00:00Z">
        <w:r>
          <w:rPr>
            <w:b w:val="1"/>
            <w:bCs w:val="1"/>
            <w:rtl w:val="0"/>
          </w:rPr>
          <w:t>Player Weapons and Turrets</w:t>
        </w:r>
      </w:ins>
    </w:p>
    <w:p w14:paraId="00000D10">
      <w:pPr>
        <w:ind w:left="1440" w:firstLine="0"/>
        <w:rPr/>
      </w:pPr>
      <w:ins w:id="3210" w:author="Claude" w:date="2026-04-21T00:00:00Z">
        <w:r>
          <w:rPr>
            <w:rtl w:val="0"/>
          </w:rPr>
          <w:tab/>
          <w:t xml:space="preserve">The player can defend infrastructure using placed turret blocks as described in the Factories section, and may also carry personal weapons for on-foot combat. Turrets are automated and operate while powered without player input. Personal weapons allow the player to engage threats directly while exploring or during base attacks.</w:t>
        </w:r>
      </w:ins>
    </w:p>
    <w:p w14:paraId="00000D11">
      <w:pPr>
        <w:ind w:left="1440" w:firstLine="720"/>
        <w:rPr/>
      </w:pPr>
      <w:ins w:id="3211" w:author="Claude" w:date="2026-04-21T00:00:00Z">
        <w:r>
          <w:rPr>
            <w:rtl w:val="0"/>
          </w:rPr>
          <w:t xml:space="preserve">Turrets consume either ammunition items supplied through the logistics network or electrical power depending on weapon type. An energy turret draws from the power network and fires continuously while powered and while targets are in range. An ammunition turret draws rounds from a connected storage container and stops firing when supply is exhausted. Both types stop operating if their power or supply requirements are not met.</w:t>
        </w:r>
      </w:ins>
    </w:p>
    <w:p w14:paraId="00000D12">
      <w:pPr>
        <w:numPr>
          <w:ilvl w:val="1"/>
          <w:numId w:val="7"/>
        </w:numPr>
        <w:ind w:left="1440" w:hanging="360"/>
        <w:rPr>
          <w:b w:val="1"/>
          <w:bCs w:val="1"/>
        </w:rPr>
      </w:pPr>
      <w:ins w:id="3212" w:author="Claude" w:date="2026-04-21T00:00:00Z">
        <w:r>
          <w:rPr>
            <w:b w:val="1"/>
            <w:bCs w:val="1"/>
            <w:rtl w:val="0"/>
          </w:rPr>
          <w:t>Armor and Passive Defense</w:t>
        </w:r>
      </w:ins>
    </w:p>
    <w:p w14:paraId="00000D13">
      <w:pPr>
        <w:ind w:left="1440" w:firstLine="0"/>
        <w:rPr/>
      </w:pPr>
      <w:ins w:id="3213" w:author="Claude" w:date="2026-04-21T00:00:00Z">
        <w:r>
          <w:rPr>
            <w:rtl w:val="0"/>
          </w:rPr>
          <w:tab/>
          <w:t xml:space="preserve">Armor blocks provide high-durability structural coverage that absorbs damage before it reaches internal machines. Different armor block types offer different durability values and may have different resistances to damage types if multiple damage types are implemented. Walls serve a similar purpose to armor but at lower durability, functioning as the basic first line of defense that the player builds early in the game before more advanced armor is unlocked.</w:t>
        </w:r>
      </w:ins>
    </w:p>
    <w:p w14:paraId="00000D14">
      <w:pPr>
        <w:ind w:left="1440" w:firstLine="720"/>
        <w:rPr/>
      </w:pPr>
      <w:ins w:id="3214" w:author="Claude" w:date="2026-04-21T00:00:00Z">
        <w:r>
          <w:rPr>
            <w:rtl w:val="0"/>
          </w:rPr>
          <w:t xml:space="preserve">Energy shields are a potential post-V1 feature. If added, shields would absorb incoming damage using power rather than block durability, regenerating when the network has surplus power. They are noted here as a future consideration but are not required for V1.</w:t>
        </w:r>
      </w:ins>
    </w:p>
    <w:p w14:paraId="00000D15">
      <w:pPr>
        <w:numPr>
          <w:ilvl w:val="1"/>
          <w:numId w:val="7"/>
        </w:numPr>
        <w:ind w:left="1440" w:hanging="360"/>
        <w:rPr>
          <w:b w:val="1"/>
          <w:bCs w:val="1"/>
        </w:rPr>
      </w:pPr>
      <w:ins w:id="3215" w:author="Claude" w:date="2026-04-21T00:00:00Z">
        <w:r>
          <w:rPr>
            <w:b w:val="1"/>
            <w:bCs w:val="1"/>
            <w:rtl w:val="0"/>
          </w:rPr>
          <w:t>Construct Failure States</w:t>
        </w:r>
      </w:ins>
    </w:p>
    <w:p w14:paraId="00000D16">
      <w:pPr>
        <w:ind w:left="1440" w:firstLine="0"/>
        <w:rPr/>
      </w:pPr>
      <w:ins w:id="3216" w:author="Claude" w:date="2026-04-21T00:00:00Z">
        <w:r>
          <w:rPr>
            <w:rtl w:val="0"/>
          </w:rPr>
          <w:tab/>
          <w:t xml:space="preserve">A construct does not have a single failure point. Individual blocks are destroyed and the construct continues to function in a degraded state as long as enough of its components remain intact. The player can repair damaged blocks during or after an attack to restore full functionality. There is no global health bar for a construct; the system of individual block durability is the sole measure of structural integrity.</w:t>
        </w:r>
      </w:ins>
    </w:p>
    <w:p w14:paraId="00000D17">
      <w:pPr>
        <w:ind w:left="1440" w:firstLine="720"/>
        <w:rPr/>
      </w:pPr>
      <w:ins w:id="3217" w:author="Claude" w:date="2026-04-21T00:00:00Z">
        <w:r>
          <w:rPr>
            <w:rtl w:val="0"/>
          </w:rPr>
          <w:t xml:space="preserve">A construct may become non-functional if its critical blocks are destroyed. A vehicle with its control seat destroyed cannot be piloted. A factory with its power generators destroyed loses all power. A logistics chain with a conveyor block destroyed stops moving items. These functional failures are recoverable through repair and do not permanently destroy the construct unless all of its blocks are removed.</w:t>
        </w:r>
      </w:ins>
    </w:p>
    <w:p w14:paraId="00000E01">
      <w:pPr>
        <w:numPr>
          <w:ilvl w:val="1"/>
          <w:numId w:val="7"/>
        </w:numPr>
        <w:ind w:left="1440" w:hanging="360"/>
        <w:rPr>
          <w:b w:val="1"/>
          <w:bCs w:val="1"/>
        </w:rPr>
      </w:pPr>
      <w:ins w:id="3301" w:author="Claude" w:date="2026-04-21T00:00:00Z">
        <w:r>
          <w:rPr>
            <w:b w:val="1"/>
            <w:bCs w:val="1"/>
            <w:rtl w:val="0"/>
          </w:rPr>
          <w:t>Purpose</w:t>
        </w:r>
      </w:ins>
    </w:p>
    <w:p w14:paraId="00000E02">
      <w:pPr>
        <w:ind w:left="1440" w:firstLine="0"/>
        <w:rPr/>
      </w:pPr>
      <w:ins w:id="3302" w:author="Claude" w:date="2026-04-21T00:00:00Z">
        <w:r>
          <w:rPr>
            <w:rtl w:val="0"/>
          </w:rPr>
          <w:tab/>
          <w:t xml:space="preserve">The Items system defines the types of resources and manufactured goods that exist in the game, how they are produced, how they flow through the economy, and how they gate player progress. Items are the currency of the production chain. Everything the player builds, automates, and defends ultimately depends on a stable supply of the right items in the right quantities.</w:t>
        </w:r>
      </w:ins>
    </w:p>
    <w:p w14:paraId="00000E03">
      <w:pPr>
        <w:numPr>
          <w:ilvl w:val="1"/>
          <w:numId w:val="7"/>
        </w:numPr>
        <w:ind w:left="1440" w:hanging="360"/>
        <w:rPr>
          <w:b w:val="1"/>
          <w:bCs w:val="1"/>
        </w:rPr>
      </w:pPr>
      <w:ins w:id="3303" w:author="Claude" w:date="2026-04-21T00:00:00Z">
        <w:r>
          <w:rPr>
            <w:b w:val="1"/>
            <w:bCs w:val="1"/>
            <w:rtl w:val="0"/>
          </w:rPr>
          <w:t>Raw Resources</w:t>
        </w:r>
      </w:ins>
    </w:p>
    <w:p w14:paraId="00000E04">
      <w:pPr>
        <w:ind w:left="1440" w:firstLine="0"/>
        <w:rPr/>
      </w:pPr>
      <w:ins w:id="3304" w:author="Claude" w:date="2026-04-21T00:00:00Z">
        <w:r>
          <w:rPr>
            <w:rtl w:val="0"/>
          </w:rPr>
          <w:tab/>
          <w:t xml:space="preserve">Raw resources are items extracted directly from the environment. They cannot be crafted and must be gathered through mining or manual collection. Raw resources serve as the inputs to all production chains and their supply is the foundation of the industrial system. Examples include iron ore, copper ore, coal, and crude oil.</w:t>
        </w:r>
      </w:ins>
    </w:p>
    <w:p w14:paraId="00000E05">
      <w:pPr>
        <w:ind w:left="1440" w:firstLine="720"/>
        <w:rPr/>
      </w:pPr>
      <w:ins w:id="3305" w:author="Claude" w:date="2026-04-21T00:00:00Z">
        <w:r>
          <w:rPr>
            <w:rtl w:val="0"/>
          </w:rPr>
          <w:t xml:space="preserve">Resource availability is geographically gated. Basic resources such as iron and coal appear near the starting area, while rarer and higher-quality materials are found deeper in the map near or inside enemy territory. This creates a natural tension between safety and resource access that drives the expansion loop. The player must push further outward, clear or bypass enemy nests, and establish outposts or logistics connections to exploit valuable distant deposits.</w:t>
        </w:r>
      </w:ins>
    </w:p>
    <w:p w14:paraId="00000E06">
      <w:pPr>
        <w:numPr>
          <w:ilvl w:val="1"/>
          <w:numId w:val="7"/>
        </w:numPr>
        <w:ind w:left="1440" w:hanging="360"/>
        <w:rPr>
          <w:b w:val="1"/>
          <w:bCs w:val="1"/>
        </w:rPr>
      </w:pPr>
      <w:ins w:id="3306" w:author="Claude" w:date="2026-04-21T00:00:00Z">
        <w:r>
          <w:rPr>
            <w:b w:val="1"/>
            <w:bCs w:val="1"/>
            <w:rtl w:val="0"/>
          </w:rPr>
          <w:t>Processed and Manufactured Items</w:t>
        </w:r>
      </w:ins>
    </w:p>
    <w:p w14:paraId="00000E07">
      <w:pPr>
        <w:ind w:left="1440" w:firstLine="0"/>
        <w:rPr/>
      </w:pPr>
      <w:ins w:id="3307" w:author="Claude" w:date="2026-04-21T00:00:00Z">
        <w:r>
          <w:rPr>
            <w:rtl w:val="0"/>
          </w:rPr>
          <w:tab/>
          <w:t xml:space="preserve">Processed items are produced by transforming raw resources through machines. Examples include iron plates smelted from iron ore, copper wire drawn from copper plates, and circuit boards assembled from wire and other components. Processed items are the intermediate goods of the production chain and are consumed by further manufacturing stages or used directly as construction materials for blocks.</w:t>
        </w:r>
      </w:ins>
    </w:p>
    <w:p w14:paraId="00000E08">
      <w:pPr>
        <w:ind w:left="1440" w:firstLine="720"/>
        <w:rPr/>
      </w:pPr>
      <w:ins w:id="3308" w:author="Claude" w:date="2026-04-21T00:00:00Z">
        <w:r>
          <w:rPr>
            <w:rtl w:val="0"/>
          </w:rPr>
          <w:t xml:space="preserve">Manufactured items are the final products of multi-stage production chains. These include complete blocks, vehicles components, weapons, ammunition, and other functional game objects. The depth of the production chain required to produce a manufactured item reflects its advancement tier.</w:t>
        </w:r>
      </w:ins>
    </w:p>
    <w:p w14:paraId="00000E09">
      <w:pPr>
        <w:numPr>
          <w:ilvl w:val="1"/>
          <w:numId w:val="7"/>
        </w:numPr>
        <w:ind w:left="1440" w:hanging="360"/>
        <w:rPr>
          <w:b w:val="1"/>
          <w:bCs w:val="1"/>
        </w:rPr>
      </w:pPr>
      <w:ins w:id="3309" w:author="Claude" w:date="2026-04-21T00:00:00Z">
        <w:r>
          <w:rPr>
            <w:b w:val="1"/>
            <w:bCs w:val="1"/>
            <w:rtl w:val="0"/>
          </w:rPr>
          <w:t>Recipes</w:t>
        </w:r>
      </w:ins>
    </w:p>
    <w:p w14:paraId="00000E10">
      <w:pPr>
        <w:ind w:left="1440" w:firstLine="0"/>
        <w:rPr/>
      </w:pPr>
      <w:ins w:id="3310" w:author="Claude" w:date="2026-04-21T00:00:00Z">
        <w:r>
          <w:rPr>
            <w:rtl w:val="0"/>
          </w:rPr>
          <w:tab/>
          <w:t xml:space="preserve">A recipe defines the inputs, quantities, and outputs required to produce an item. Recipes also specify the machine type capable of executing the process and the time required to complete one production cycle. Recipes are fixed data defined by the game and are not player-configurable. New recipes become available as the player advances through progression tiers.</w:t>
        </w:r>
      </w:ins>
    </w:p>
    <w:p w14:paraId="00000E11">
      <w:pPr>
        <w:numPr>
          <w:ilvl w:val="1"/>
          <w:numId w:val="7"/>
        </w:numPr>
        <w:ind w:left="1440" w:hanging="360"/>
        <w:rPr>
          <w:b w:val="1"/>
          <w:bCs w:val="1"/>
        </w:rPr>
      </w:pPr>
      <w:ins w:id="3311" w:author="Claude" w:date="2026-04-21T00:00:00Z">
        <w:r>
          <w:rPr>
            <w:b w:val="1"/>
            <w:bCs w:val="1"/>
            <w:rtl w:val="0"/>
          </w:rPr>
          <w:t>Manual vs Automated Crafting</w:t>
        </w:r>
      </w:ins>
    </w:p>
    <w:p w14:paraId="00000E12">
      <w:pPr>
        <w:ind w:left="1440" w:firstLine="0"/>
        <w:rPr/>
      </w:pPr>
      <w:ins w:id="3312" w:author="Claude" w:date="2026-04-21T00:00:00Z">
        <w:r>
          <w:rPr>
            <w:rtl w:val="0"/>
          </w:rPr>
          <w:tab/>
          <w:t xml:space="preserve">In the early game, crafting occurs manually. The player opens a crafting interface, selects a recipe, and the item is produced from materials in the player’s personal inventory after a brief delay. Manual crafting is slow and limited by the player’s inventory capacity, making it suitable only for small quantities needed during early construction.</w:t>
        </w:r>
      </w:ins>
    </w:p>
    <w:p w14:paraId="00000E13">
      <w:pPr>
        <w:ind w:left="1440" w:firstLine="720"/>
        <w:rPr/>
      </w:pPr>
      <w:ins w:id="3313" w:author="Claude" w:date="2026-04-21T00:00:00Z">
        <w:r>
          <w:rPr>
            <w:rtl w:val="0"/>
          </w:rPr>
          <w:t xml:space="preserve">As the player builds assemblers and connects them to logistics networks, production transitions to automated crafting. Machines execute recipes continuously once supplied with inputs, producing far greater throughput than manual crafting. The transition from manual to automated production is one of the core satisfactions of the game and a key step in the core loop. Manual crafting should remain available throughout the game for convenience but should become irrelevant for bulk production once automation is established.</w:t>
        </w:r>
      </w:ins>
    </w:p>
    <w:p w14:paraId="000001C1" w:rsidR="00000000">
      <w:pPr>
        <w:numPr>
          <w:ilvl w:val="0"/>
          <w:numId w:val="7"/>
        </w:numPr>
        <w:ind w:left="720" w:hanging="360"/>
        <w:rPr>
          <w:b w:val="1"/>
          <w:bCs w:val="1"/>
          <w:u w:val="none"/>
        </w:rPr>
      </w:pPr>
      <w:r>
        <w:rPr>
          <w:b w:val="1"/>
          <w:bCs w:val="1"/>
          <w:rtl w:val="0"/>
        </w:rPr>
        <w:t xml:space="preserve">Progression</w:t>
      </w:r>
    </w:p>
    <w:p w14:paraId="00000F01">
      <w:pPr>
        <w:numPr>
          <w:ilvl w:val="1"/>
          <w:numId w:val="7"/>
        </w:numPr>
        <w:ind w:left="1440" w:hanging="360"/>
        <w:rPr>
          <w:b w:val="1"/>
          <w:bCs w:val="1"/>
        </w:rPr>
      </w:pPr>
      <w:ins w:id="3401" w:author="Claude" w:date="2026-04-21T00:00:00Z">
        <w:r>
          <w:rPr>
            <w:b w:val="1"/>
            <w:bCs w:val="1"/>
            <w:rtl w:val="0"/>
          </w:rPr>
          <w:t>Purpose</w:t>
        </w:r>
      </w:ins>
    </w:p>
    <w:p w14:paraId="00000F02">
      <w:pPr>
        <w:ind w:left="1440" w:firstLine="0"/>
        <w:rPr/>
      </w:pPr>
      <w:ins w:id="3402" w:author="Claude" w:date="2026-04-21T00:00:00Z">
        <w:r>
          <w:rPr>
            <w:rtl w:val="0"/>
          </w:rPr>
          <w:tab/>
          <w:t xml:space="preserve">The Progression system controls the rate at which the player gains access to new blocks, recipes, and capabilities. Progression structures the game experience so that new challenges and tools are introduced at a pace that maintains engagement without overwhelming the player with all options at once. It also ensures that expanding industrial capacity requires genuine effort rather than simply being available from the start.</w:t>
        </w:r>
      </w:ins>
    </w:p>
    <w:p w14:paraId="00000F03">
      <w:pPr>
        <w:numPr>
          <w:ilvl w:val="1"/>
          <w:numId w:val="7"/>
        </w:numPr>
        <w:ind w:left="1440" w:hanging="360"/>
        <w:rPr>
          <w:b w:val="1"/>
          <w:bCs w:val="1"/>
        </w:rPr>
      </w:pPr>
      <w:ins w:id="3403" w:author="Claude" w:date="2026-04-21T00:00:00Z">
        <w:r>
          <w:rPr>
            <w:b w:val="1"/>
            <w:bCs w:val="1"/>
            <w:rtl w:val="0"/>
          </w:rPr>
          <w:t>Progression Model</w:t>
        </w:r>
      </w:ins>
    </w:p>
    <w:p w14:paraId="00000F04">
      <w:pPr>
        <w:ind w:left="1440" w:firstLine="0"/>
        <w:rPr/>
      </w:pPr>
      <w:ins w:id="3404" w:author="Claude" w:date="2026-04-21T00:00:00Z">
        <w:r>
          <w:rPr>
            <w:rtl w:val="0"/>
          </w:rPr>
          <w:tab/>
          <w:t xml:space="preserve">Progression is organised into tiers. Each tier represents a distinct phase of industrial capability. Advancing to a new tier unlocks a set of new block types, recipes, and machine types that enable more efficient production, stronger defenses, and more capable vehicles. V1 requires at least two or three distinct tiers to demonstrate meaningful growth across a play session.</w:t>
        </w:r>
      </w:ins>
    </w:p>
    <w:p w14:paraId="00000F05">
      <w:pPr>
        <w:ind w:left="1440" w:firstLine="720"/>
        <w:rPr/>
      </w:pPr>
      <w:ins w:id="3405" w:author="Claude" w:date="2026-04-21T00:00:00Z">
        <w:r>
          <w:rPr>
            <w:rtl w:val="0"/>
          </w:rPr>
          <w:t xml:space="preserve">An open design question is whether progression uses a research system, a production milestone system, or a combination of both. In a research system the player produces science packs or similar research items and submits them to a research machine to unlock tiers. In a production milestone system, producing or accumulating a defined quantity of certain items automatically unlocks the next tier. The production milestone approach is simpler and integrates directly into the factory loop without requiring a separate research infrastructure, making it the recommended starting point for V1.</w:t>
        </w:r>
      </w:ins>
    </w:p>
    <w:p w14:paraId="00000F06">
      <w:pPr>
        <w:numPr>
          <w:ilvl w:val="1"/>
          <w:numId w:val="7"/>
        </w:numPr>
        <w:ind w:left="1440" w:hanging="360"/>
        <w:rPr>
          <w:b w:val="1"/>
          <w:bCs w:val="1"/>
        </w:rPr>
      </w:pPr>
      <w:ins w:id="3406" w:author="Claude" w:date="2026-04-21T00:00:00Z">
        <w:r>
          <w:rPr>
            <w:b w:val="1"/>
            <w:bCs w:val="1"/>
            <w:rtl w:val="0"/>
          </w:rPr>
          <w:t>Tier Structure and Unlock Dependencies</w:t>
        </w:r>
      </w:ins>
    </w:p>
    <w:p w14:paraId="00000F07">
      <w:pPr>
        <w:ind w:left="1440" w:firstLine="0"/>
        <w:rPr/>
      </w:pPr>
      <w:ins w:id="3407" w:author="Claude" w:date="2026-04-21T00:00:00Z">
        <w:r>
          <w:rPr>
            <w:rtl w:val="0"/>
          </w:rPr>
          <w:tab/>
          <w:t xml:space="preserve">Each tier has a defined unlock cost and a set of prerequisites. The player must satisfy all prerequisites before the unlock becomes available. Prerequisites may include reaching a prior tier, producing specific quantities of items, or accessing specific resource types. Unlock costs represent a one-time investment in materials or research that must be met before the tier’s content becomes accessible.</w:t>
        </w:r>
      </w:ins>
    </w:p>
    <w:p w14:paraId="00000F08">
      <w:pPr>
        <w:ind w:left="1440" w:firstLine="720"/>
        <w:rPr/>
      </w:pPr>
      <w:ins w:id="3408" w:author="Claude" w:date="2026-04-21T00:00:00Z">
        <w:r>
          <w:rPr>
            <w:rtl w:val="0"/>
          </w:rPr>
          <w:t xml:space="preserve">Each new tier should enable meaningful capability improvements across multiple game systems. A new tier should unlock more efficient machines that process items faster, more durable blocks for defense, a new resource type or processing chain, and higher-tier weapons or vehicle components. This ensures that advancing a tier feels like a genuine power increase rather than a marginal improvement.</w:t>
        </w:r>
      </w:ins>
    </w:p>
    <w:p w14:paraId="00000F09">
      <w:pPr>
        <w:numPr>
          <w:ilvl w:val="1"/>
          <w:numId w:val="7"/>
        </w:numPr>
        <w:ind w:left="1440" w:hanging="360"/>
        <w:rPr>
          <w:b w:val="1"/>
          <w:bCs w:val="1"/>
        </w:rPr>
      </w:pPr>
      <w:ins w:id="3409" w:author="Claude" w:date="2026-04-21T00:00:00Z">
        <w:r>
          <w:rPr>
            <w:b w:val="1"/>
            <w:bCs w:val="1"/>
            <w:rtl w:val="0"/>
          </w:rPr>
          <w:t>Pacing Expectations</w:t>
        </w:r>
      </w:ins>
    </w:p>
    <w:p w14:paraId="00000F10">
      <w:pPr>
        <w:ind w:left="1440" w:firstLine="0"/>
        <w:rPr/>
      </w:pPr>
      <w:ins w:id="3410" w:author="Claude" w:date="2026-04-21T00:00:00Z">
        <w:r>
          <w:rPr>
            <w:rtl w:val="0"/>
          </w:rPr>
          <w:tab/>
          <w:t xml:space="preserve">The first tier should be reachable within the first hour of play through manual and semi-automated activity. Subsequent tiers should require progressively more established automation and longer investment, with each tier demanding that the player meaningfully expand their base and logistics before it can be unlocked. Progression should never stall because of obscure or unreachable gating. The player should always have a clear next step visible in the UI.</w:t>
        </w:r>
      </w:ins>
    </w:p>
    <w:p w14:paraId="000001C7" w:rsidR="00000000">
      <w:pPr>
        <w:numPr>
          <w:ilvl w:val="0"/>
          <w:numId w:val="7"/>
        </w:numPr>
        <w:ind w:left="720" w:hanging="360"/>
        <w:rPr>
          <w:b w:val="1"/>
          <w:bCs w:val="1"/>
        </w:rPr>
      </w:pPr>
      <w:r>
        <w:rPr>
          <w:b w:val="1"/>
          <w:bCs w:val="1"/>
          <w:rtl w:val="0"/>
        </w:rPr>
        <w:t xml:space="preserve">Player Interaction</w:t>
      </w:r>
    </w:p>
    <w:p w14:paraId="00001001">
      <w:pPr>
        <w:numPr>
          <w:ilvl w:val="1"/>
          <w:numId w:val="7"/>
        </w:numPr>
        <w:ind w:left="1440" w:hanging="360"/>
        <w:rPr>
          <w:b w:val="1"/>
          <w:bCs w:val="1"/>
        </w:rPr>
      </w:pPr>
      <w:ins w:id="3501" w:author="Claude" w:date="2026-04-21T00:00:00Z">
        <w:r>
          <w:rPr>
            <w:b w:val="1"/>
            <w:bCs w:val="1"/>
            <w:rtl w:val="0"/>
          </w:rPr>
          <w:t>Purpose</w:t>
        </w:r>
      </w:ins>
    </w:p>
    <w:p w14:paraId="00001002">
      <w:pPr>
        <w:ind w:left="1440" w:firstLine="0"/>
        <w:rPr/>
      </w:pPr>
      <w:ins w:id="3502" w:author="Claude" w:date="2026-04-21T00:00:00Z">
        <w:r>
          <w:rPr>
            <w:rtl w:val="0"/>
          </w:rPr>
          <w:tab/>
          <w:t xml:space="preserve">The Player Interaction system defines how the player navigates the world on foot, how they interact with objects and machines in the environment, how they manage their personal inventory, and what the general UI expectations are for the game. This section covers interactions that fall outside the Building System, which handles construction-specific input. Note that Build Mode, ghost blocks, and area selection are fully specified in the Building System and are not repeated here.</w:t>
        </w:r>
      </w:ins>
    </w:p>
    <w:p w14:paraId="00001003">
      <w:pPr>
        <w:numPr>
          <w:ilvl w:val="1"/>
          <w:numId w:val="7"/>
        </w:numPr>
        <w:ind w:left="1440" w:hanging="360"/>
        <w:rPr>
          <w:b w:val="1"/>
          <w:bCs w:val="1"/>
        </w:rPr>
      </w:pPr>
      <w:ins w:id="3503" w:author="Claude" w:date="2026-04-21T00:00:00Z">
        <w:r>
          <w:rPr>
            <w:b w:val="1"/>
            <w:bCs w:val="1"/>
            <w:rtl w:val="0"/>
          </w:rPr>
          <w:t>On-Foot Movement and Camera</w:t>
        </w:r>
      </w:ins>
    </w:p>
    <w:p w14:paraId="00001004">
      <w:pPr>
        <w:ind w:left="1440" w:firstLine="0"/>
        <w:rPr/>
      </w:pPr>
      <w:ins w:id="3504" w:author="Claude" w:date="2026-04-21T00:00:00Z">
        <w:r>
          <w:rPr>
            <w:rtl w:val="0"/>
          </w:rPr>
          <w:tab/>
          <w:t xml:space="preserve">The player character moves through the world on foot when not piloting a vehicle. Movement is directional and camera-relative. The default camera perspective is an open design question: a top-down or isometric view similar to Factorio emphasises factory overview and map navigation, while a third-person perspective emphasises spatial presence and scale. This decision significantly affects how the building system feels and must be resolved before prototyping begins. The camera should support zooming to allow the player to survey their base from a distance and inspect individual blocks up close.</w:t>
        </w:r>
      </w:ins>
    </w:p>
    <w:p w14:paraId="00001005">
      <w:pPr>
        <w:numPr>
          <w:ilvl w:val="1"/>
          <w:numId w:val="7"/>
        </w:numPr>
        <w:ind w:left="1440" w:hanging="360"/>
        <w:rPr>
          <w:b w:val="1"/>
          <w:bCs w:val="1"/>
        </w:rPr>
      </w:pPr>
      <w:ins w:id="3505" w:author="Claude" w:date="2026-04-21T00:00:00Z">
        <w:r>
          <w:rPr>
            <w:b w:val="1"/>
            <w:bCs w:val="1"/>
            <w:rtl w:val="0"/>
          </w:rPr>
          <w:t>Interacting with Machines and Constructs</w:t>
        </w:r>
      </w:ins>
    </w:p>
    <w:p w14:paraId="00001006">
      <w:pPr>
        <w:ind w:left="1440" w:firstLine="0"/>
        <w:rPr/>
      </w:pPr>
      <w:ins w:id="3506" w:author="Claude" w:date="2026-04-21T00:00:00Z">
        <w:r>
          <w:rPr>
            <w:rtl w:val="0"/>
          </w:rPr>
          <w:tab/>
          <w:t xml:space="preserve">The player interacts with machines and constructs by approaching them and triggering an interact action. Interacting with a machine opens its interface panel showing the machine’s current status, recipe selection, input inventory, output inventory, and power consumption. The player can change recipes, manually insert or remove items, and read status indicators such as whether the machine is running, waiting for inputs, or blocked by a full output.</w:t>
        </w:r>
      </w:ins>
    </w:p>
    <w:p w14:paraId="00001007">
      <w:pPr>
        <w:numPr>
          <w:ilvl w:val="1"/>
          <w:numId w:val="7"/>
        </w:numPr>
        <w:ind w:left="1440" w:hanging="360"/>
        <w:rPr>
          <w:b w:val="1"/>
          <w:bCs w:val="1"/>
        </w:rPr>
      </w:pPr>
      <w:ins w:id="3507" w:author="Claude" w:date="2026-04-21T00:00:00Z">
        <w:r>
          <w:rPr>
            <w:b w:val="1"/>
            <w:bCs w:val="1"/>
            <w:rtl w:val="0"/>
          </w:rPr>
          <w:t>Personal Inventory</w:t>
        </w:r>
      </w:ins>
    </w:p>
    <w:p w14:paraId="00001008">
      <w:pPr>
        <w:ind w:left="1440" w:firstLine="0"/>
        <w:rPr/>
      </w:pPr>
      <w:ins w:id="3508" w:author="Claude" w:date="2026-04-21T00:00:00Z">
        <w:r>
          <w:rPr>
            <w:rtl w:val="0"/>
          </w:rPr>
          <w:tab/>
          <w:t xml:space="preserve">The player carries a personal inventory of limited capacity. The inventory stores items the player has gathered, dismantled, or crafted manually. Items in the personal inventory can be placed as blocks, used for manual crafting, or deposited into connected storage. The capacity of the personal inventory limits how much the player can carry in the field and creates a practical incentive to return to base or establish nearby storage when gathering resources in remote areas.</w:t>
        </w:r>
      </w:ins>
    </w:p>
    <w:p w14:paraId="00001009">
      <w:pPr>
        <w:numPr>
          <w:ilvl w:val="1"/>
          <w:numId w:val="7"/>
        </w:numPr>
        <w:ind w:left="1440" w:hanging="360"/>
        <w:rPr>
          <w:b w:val="1"/>
          <w:bCs w:val="1"/>
        </w:rPr>
      </w:pPr>
      <w:ins w:id="3509" w:author="Claude" w:date="2026-04-21T00:00:00Z">
        <w:r>
          <w:rPr>
            <w:b w:val="1"/>
            <w:bCs w:val="1"/>
            <w:rtl w:val="0"/>
          </w:rPr>
          <w:t>HUD and UI Expectations</w:t>
        </w:r>
      </w:ins>
    </w:p>
    <w:p w14:paraId="0000100A">
      <w:pPr>
        <w:ind w:left="1440" w:firstLine="0"/>
        <w:rPr/>
      </w:pPr>
      <w:ins w:id="3510" w:author="Claude" w:date="2026-04-21T00:00:00Z">
        <w:r>
          <w:rPr>
            <w:rtl w:val="0"/>
          </w:rPr>
          <w:tab/>
          <w:t xml:space="preserve">The HUD must present the player with essential operational information without obscuring the game world. Required HUD elements include personal health and status indicators, current mode indicator showing whether the player is in Exploration, Build, Dismantle, or Repair mode, a minimap or map overlay showing explored terrain and construct locations, a hotbar for frequently used blocks and items, and a notification area for system alerts such as power shortage warnings or incoming enemy attacks.</w:t>
        </w:r>
      </w:ins>
    </w:p>
    <w:p w14:paraId="0000100B">
      <w:pPr>
        <w:ind w:left="1440" w:firstLine="720"/>
        <w:rPr/>
      </w:pPr>
      <w:ins w:id="3511" w:author="Claude" w:date="2026-04-21T00:00:00Z">
        <w:r>
          <w:rPr>
            <w:rtl w:val="0"/>
          </w:rPr>
          <w:t xml:space="preserve">The full inventory screen, crafting interface, blueprint manager, and machine interaction panels should be accessible as overlays that pause or slow the game while open to reduce the risk of being attacked while navigating menus. All UI panels must clearly communicate their state and the actions available to the player. Ambiguous states such as a machine that appears to be running but is actually idle must be resolvable by inspecting the interface without requiring external knowledge.</w:t>
        </w:r>
      </w:ins>
    </w:p>
    <w:p w14:paraId="000001D0" w:rsidR="00000000">
      <w:pPr>
        <w:numPr>
          <w:ilvl w:val="0"/>
          <w:numId w:val="7"/>
        </w:numPr>
        <w:ind w:left="720" w:hanging="360"/>
        <w:rPr>
          <w:b w:val="1"/>
          <w:bCs w:val="1"/>
          <w:u w:val="none"/>
        </w:rPr>
      </w:pPr>
      <w:r>
        <w:rPr>
          <w:b w:val="1"/>
          <w:bCs w:val="1"/>
          <w:rtl w:val="0"/>
        </w:rPr>
        <w:t xml:space="preserve">Save/Load</w:t>
      </w:r>
    </w:p>
    <w:p w14:paraId="00001101">
      <w:pPr>
        <w:numPr>
          <w:ilvl w:val="1"/>
          <w:numId w:val="7"/>
        </w:numPr>
        <w:ind w:left="1440" w:hanging="360"/>
        <w:rPr>
          <w:b w:val="1"/>
          <w:bCs w:val="1"/>
        </w:rPr>
      </w:pPr>
      <w:ins w:id="3601" w:author="Claude" w:date="2026-04-21T00:00:00Z">
        <w:r>
          <w:rPr>
            <w:b w:val="1"/>
            <w:bCs w:val="1"/>
            <w:rtl w:val="0"/>
          </w:rPr>
          <w:t>Purpose</w:t>
        </w:r>
      </w:ins>
    </w:p>
    <w:p w14:paraId="00001102">
      <w:pPr>
        <w:ind w:left="1440" w:firstLine="0"/>
        <w:rPr/>
      </w:pPr>
      <w:ins w:id="3602" w:author="Claude" w:date="2026-04-21T00:00:00Z">
        <w:r>
          <w:rPr>
            <w:rtl w:val="0"/>
          </w:rPr>
          <w:tab/>
          <w:t xml:space="preserve">The Save and Load system persists all game state to disk so that the player can stop and resume a session without losing progress. Given the complexity of the game world and the time investment required to build substantial factories and defenses, save reliability is a critical requirement. Data loss due to a failed save or corrupt file is one of the most damaging player experiences possible and must be prevented through careful implementation.</w:t>
        </w:r>
      </w:ins>
    </w:p>
    <w:p w14:paraId="00001103">
      <w:pPr>
        <w:numPr>
          <w:ilvl w:val="1"/>
          <w:numId w:val="7"/>
        </w:numPr>
        <w:ind w:left="1440" w:hanging="360"/>
        <w:rPr>
          <w:b w:val="1"/>
          <w:bCs w:val="1"/>
        </w:rPr>
      </w:pPr>
      <w:ins w:id="3603" w:author="Claude" w:date="2026-04-21T00:00:00Z">
        <w:r>
          <w:rPr>
            <w:b w:val="1"/>
            <w:bCs w:val="1"/>
            <w:rtl w:val="0"/>
          </w:rPr>
          <w:t>What Gets Saved</w:t>
        </w:r>
      </w:ins>
    </w:p>
    <w:p w14:paraId="00001104">
      <w:pPr>
        <w:ind w:left="1440" w:firstLine="0"/>
        <w:rPr/>
      </w:pPr>
      <w:ins w:id="3604" w:author="Claude" w:date="2026-04-21T00:00:00Z">
        <w:r>
          <w:rPr>
            <w:rtl w:val="0"/>
          </w:rPr>
          <w:tab/>
          <w:t xml:space="preserve">A save file must capture the complete state of the game world at the moment of saving. This includes the full terrain and world state, all placed blocks and their positions, orientations, and current durability values, the contents of all storage blocks and the player’s personal inventory, the current operational state of all machines including active recipes and production progress, the topology and state of all power and logistics networks, all enemy nest positions and their current growth state, the player’s position and current mode, all unlocked progression tiers and research state, and all named constructs and saved blueprints.</w:t>
        </w:r>
      </w:ins>
    </w:p>
    <w:p w14:paraId="00001105">
      <w:pPr>
        <w:numPr>
          <w:ilvl w:val="1"/>
          <w:numId w:val="7"/>
        </w:numPr>
        <w:ind w:left="1440" w:hanging="360"/>
        <w:rPr>
          <w:b w:val="1"/>
          <w:bCs w:val="1"/>
        </w:rPr>
      </w:pPr>
      <w:ins w:id="3605" w:author="Claude" w:date="2026-04-21T00:00:00Z">
        <w:r>
          <w:rPr>
            <w:b w:val="1"/>
            <w:bCs w:val="1"/>
            <w:rtl w:val="0"/>
          </w:rPr>
          <w:t>Save Reliability Requirements</w:t>
        </w:r>
      </w:ins>
    </w:p>
    <w:p w14:paraId="00001106">
      <w:pPr>
        <w:ind w:left="1440" w:firstLine="0"/>
        <w:rPr/>
      </w:pPr>
      <w:ins w:id="3606" w:author="Claude" w:date="2026-04-21T00:00:00Z">
        <w:r>
          <w:rPr>
            <w:rtl w:val="0"/>
          </w:rPr>
          <w:tab/>
          <w:t xml:space="preserve">Saving must be atomic. The system must write to a temporary file and rename it only after the write is confirmed complete, so that an interrupted save never leaves a partially-written or corrupt save file in place. The previous save should be preserved as a backup until the new save is confirmed valid. Save files must be validated on load and the system must detect and report corruption rather than loading a broken state. Manual save must be available at any time from the pause menu. Autosave must trigger at configurable intervals, defaulting to every ten minutes. The player must be notified when a save occurs.</w:t>
        </w:r>
      </w:ins>
    </w:p>
    <w:p w14:paraId="00001107">
      <w:pPr>
        <w:ind w:left="1440" w:firstLine="720"/>
        <w:rPr/>
      </w:pPr>
      <w:ins w:id="3607" w:author="Claude" w:date="2026-04-21T00:00:00Z">
        <w:r>
          <w:rPr>
            <w:rtl w:val="0"/>
          </w:rPr>
          <w:t xml:space="preserve">Save files for complex games can become large. The implementation must ensure that saving does not cause a perceptible game freeze. Saving should occur in a background thread or be broken into steps that do not block the main simulation loop for more than one frame.</w:t>
        </w:r>
      </w:ins>
    </w:p>
    <w:p w14:paraId="000001D8" w:rsidR="00000000">
      <w:pPr>
        <w:rPr/>
      </w:pPr>
      <w:r>
        <w:rPr>
          <w:rtl w:val="0"/>
        </w:rPr>
      </w:r>
    </w:p>
    <w:p w14:paraId="000001D9" w:rsidR="00000000">
      <w:pPr>
        <w:pStyle w:val="Heading1"/>
        <w:numPr>
          <w:ilvl w:val="0"/>
          <w:numId w:val="2"/>
        </w:numPr>
        <w:spacing w:after="0" w:afterAutospacing="0"/>
        <w:ind w:left="720" w:hanging="360"/>
        <w:rPr>
          <w:b w:val="1"/>
          <w:bCs w:val="1"/>
        </w:rPr>
      </w:pPr>
      <w:bookmarkStart w:colFirst="0" w:colLast="0" w:name="_otw747rnjr9p" w:id="17"/>
      <w:bookmarkEnd w:id="17"/>
      <w:r>
        <w:rPr>
          <w:b w:val="1"/>
          <w:bCs w:val="1"/>
          <w:rtl w:val="0"/>
        </w:rPr>
        <w:t xml:space="preserve">Non-Functional Requirements</w:t>
      </w:r>
    </w:p>
    <w:p w14:paraId="00001201">
      <w:pPr>
        <w:ind w:left="720" w:firstLine="0"/>
        <w:rPr/>
      </w:pPr>
      <w:ins w:id="3701" w:author="Claude" w:date="2026-04-21T00:00:00Z">
        <w:r>
          <w:rPr>
            <w:b w:val="1"/>
            <w:bCs w:val="1"/>
            <w:rtl w:val="0"/>
          </w:rPr>
          <w:t>Performance</w:t>
        </w:r>
      </w:ins>
    </w:p>
    <w:p w14:paraId="00001202">
      <w:pPr>
        <w:ind w:left="720" w:firstLine="720"/>
        <w:rPr/>
      </w:pPr>
      <w:ins w:id="3702" w:author="Claude" w:date="2026-04-21T00:00:00Z">
        <w:r>
          <w:rPr>
            <w:rtl w:val="0"/>
          </w:rPr>
          <w:t xml:space="preserve">The game must maintain a stable frame rate of at least 60 frames per second on target hardware during normal gameplay including active factory simulation, enemy movement, and particle effects. Frame rate must not drop below 30 frames per second even in the most demanding scenarios expected in V1, such as a fully automated mid-size base under enemy attack. Save operations and world ticks must not cause visible frame hitches. The simulation tick rate must remain stable regardless of base complexity within the V1 scope.</w:t>
        </w:r>
      </w:ins>
    </w:p>
    <w:p w14:paraId="00001203">
      <w:pPr>
        <w:ind w:left="720" w:firstLine="0"/>
        <w:rPr/>
      </w:pPr>
      <w:ins w:id="3703" w:author="Claude" w:date="2026-04-21T00:00:00Z">
        <w:r>
          <w:rPr>
            <w:b w:val="1"/>
            <w:bCs w:val="1"/>
            <w:rtl w:val="0"/>
          </w:rPr>
          <w:t>Supported Platforms</w:t>
        </w:r>
      </w:ins>
    </w:p>
    <w:p w14:paraId="00001204">
      <w:pPr>
        <w:ind w:left="720" w:firstLine="720"/>
        <w:rPr/>
      </w:pPr>
      <w:ins w:id="3704" w:author="Claude" w:date="2026-04-21T00:00:00Z">
        <w:r>
          <w:rPr>
            <w:rtl w:val="0"/>
          </w:rPr>
          <w:t xml:space="preserve">V1 targets PC running Windows. Mac and Linux support are secondary priorities that may follow if the engine and toolchain support them without significant additional work. Console and mobile platforms are out of scope for V1. The minimum PC specification should be defined during technical design but should target mid-range consumer hardware from approximately 2019 onwards.</w:t>
        </w:r>
      </w:ins>
    </w:p>
    <w:p w14:paraId="00001205">
      <w:pPr>
        <w:ind w:left="720" w:firstLine="0"/>
        <w:rPr/>
      </w:pPr>
      <w:ins w:id="3705" w:author="Claude" w:date="2026-04-21T00:00:00Z">
        <w:r>
          <w:rPr>
            <w:b w:val="1"/>
            <w:bCs w:val="1"/>
            <w:rtl w:val="0"/>
          </w:rPr>
          <w:t>Scalability</w:t>
        </w:r>
      </w:ins>
    </w:p>
    <w:p w14:paraId="00001206">
      <w:pPr>
        <w:ind w:left="720" w:firstLine="720"/>
        <w:rPr/>
      </w:pPr>
      <w:ins w:id="3706" w:author="Claude" w:date="2026-04-21T00:00:00Z">
        <w:r>
          <w:rPr>
            <w:rtl w:val="0"/>
          </w:rPr>
          <w:t xml:space="preserve">The architecture must be designed so that a larger base does not cause exponential simulation cost increases. Power network recalculation, logistics routing, and construct membership updates should use efficient graph algorithms and be cached where possible so that ticking a network of one thousand machines does not require an order of magnitude more work than ticking one hundred. Block placement and removal operations must not pause the simulation for a perceptible duration even on large constructs.</w:t>
        </w:r>
      </w:ins>
    </w:p>
    <w:p w14:paraId="00001207">
      <w:pPr>
        <w:ind w:left="720" w:firstLine="0"/>
        <w:rPr/>
      </w:pPr>
      <w:ins w:id="3707" w:author="Claude" w:date="2026-04-21T00:00:00Z">
        <w:r>
          <w:rPr>
            <w:b w:val="1"/>
            <w:bCs w:val="1"/>
            <w:rtl w:val="0"/>
          </w:rPr>
          <w:t>Extensibility</w:t>
        </w:r>
      </w:ins>
    </w:p>
    <w:p w14:paraId="00001208">
      <w:pPr>
        <w:ind w:left="720" w:firstLine="720"/>
        <w:rPr/>
      </w:pPr>
      <w:ins w:id="3708" w:author="Claude" w:date="2026-04-21T00:00:00Z">
        <w:r>
          <w:rPr>
            <w:rtl w:val="0"/>
          </w:rPr>
          <w:t xml:space="preserve">Block definitions, recipes, and progression tiers must be data-driven where possible so that adding new block types or production chains does not require modifying core engine code. This reduces the cost of iteration during development and makes post-launch content additions significantly cheaper. Mod support is not a V1 requirement but data-driven architecture makes it a natural later addition.</w:t>
        </w:r>
      </w:ins>
    </w:p>
    <w:p w14:paraId="00001209">
      <w:pPr>
        <w:ind w:left="720" w:firstLine="0"/>
        <w:rPr/>
      </w:pPr>
      <w:ins w:id="3709" w:author="Claude" w:date="2026-04-21T00:00:00Z">
        <w:r>
          <w:rPr>
            <w:b w:val="1"/>
            <w:bCs w:val="1"/>
            <w:rtl w:val="0"/>
          </w:rPr>
          <w:t>Usability</w:t>
        </w:r>
      </w:ins>
    </w:p>
    <w:p w14:paraId="0000120A">
      <w:pPr>
        <w:ind w:left="720" w:firstLine="720"/>
        <w:rPr/>
      </w:pPr>
      <w:ins w:id="3710" w:author="Claude" w:date="2026-04-21T00:00:00Z">
        <w:r>
          <w:rPr>
            <w:rtl w:val="0"/>
          </w:rPr>
          <w:t xml:space="preserve">The game must be learnable without reading external documentation. Core mechanics should be discoverable through play. Tooltips, contextual hints, and clear UI feedback should be sufficient to teach the player how power networks, logistics, and production chains work without requiring a tutorial sequence in V1. A brief introductory sequence or in-world guidance is desirable but not required for a first playable build.</w:t>
        </w:r>
      </w:ins>
    </w:p>
    <w:p w14:paraId="0000120B">
      <w:pPr>
        <w:ind w:left="720" w:firstLine="0"/>
        <w:rPr/>
      </w:pPr>
      <w:ins w:id="3711" w:author="Claude" w:date="2026-04-21T00:00:00Z">
        <w:r>
          <w:rPr>
            <w:b w:val="1"/>
            <w:bCs w:val="1"/>
            <w:rtl w:val="0"/>
          </w:rPr>
          <w:t>Failure Handling</w:t>
        </w:r>
      </w:ins>
    </w:p>
    <w:p w14:paraId="0000120C">
      <w:pPr>
        <w:ind w:left="720" w:firstLine="720"/>
        <w:rPr/>
      </w:pPr>
      <w:ins w:id="3712" w:author="Claude" w:date="2026-04-21T00:00:00Z">
        <w:r>
          <w:rPr>
            <w:rtl w:val="0"/>
          </w:rPr>
          <w:t xml:space="preserve">Unhandled exceptions must not crash the game silently. The game should catch fatal errors, write a crash log with sufficient context to diagnose the problem, and present a clear error message to the player. If a crash occurs the most recent autosave must not be overwritten so that the player does not lose progress due to a bug. All error states that the player can recover from, such as a failed save, a missing file, or an invalid blueprint, must be communicated through the UI with clear instructions for what the player can do next.</w:t>
        </w:r>
      </w:ins>
    </w:p>
    <w:p w14:paraId="000001E1" w:rsidR="00000000">
      <w:pPr>
        <w:pStyle w:val="Heading1"/>
        <w:numPr>
          <w:ilvl w:val="0"/>
          <w:numId w:val="2"/>
        </w:numPr>
        <w:spacing w:after="0" w:afterAutospacing="0" w:before="0" w:beforeAutospacing="0"/>
        <w:ind w:left="720" w:hanging="360"/>
        <w:rPr>
          <w:b w:val="1"/>
          <w:bCs w:val="1"/>
        </w:rPr>
      </w:pPr>
      <w:bookmarkStart w:colFirst="0" w:colLast="0" w:name="_vsu9nxftk8vu" w:id="18"/>
      <w:bookmarkEnd w:id="18"/>
      <w:r>
        <w:rPr>
          <w:b w:val="1"/>
          <w:bCs w:val="1"/>
          <w:rtl w:val="0"/>
        </w:rPr>
        <w:t xml:space="preserve">Constraints and Assumptions</w:t>
      </w:r>
    </w:p>
    <w:p w14:paraId="00001301">
      <w:pPr>
        <w:ind w:left="720" w:firstLine="720"/>
        <w:rPr/>
      </w:pPr>
      <w:ins w:id="3801" w:author="Claude" w:date="2026-04-21T00:00:00Z">
        <w:r>
          <w:rPr>
            <w:rtl w:val="0"/>
          </w:rPr>
          <w:t xml:space="preserve">The game is developed by a small team. System complexity must be managed accordingly. When two approaches solve the same problem, the simpler one should be preferred unless there is a compelling reason to accept the additional complexity. Scope decisions documented in this requirements document reflect this constraint.</w:t>
        </w:r>
      </w:ins>
    </w:p>
    <w:p w14:paraId="00001302">
      <w:pPr>
        <w:ind w:left="720" w:firstLine="720"/>
        <w:rPr/>
      </w:pPr>
      <w:ins w:id="3802" w:author="Claude" w:date="2026-04-21T00:00:00Z">
        <w:r>
          <w:rPr>
            <w:rtl w:val="0"/>
          </w:rPr>
          <w:t xml:space="preserve">V1 targets a single-player experience on a single map. All architectural decisions assume one simulation owner and no network state. Multiplayer is explicitly deferred and the codebase should not be designed around it in V1, but major architectural choices such as simulation authority and entity ownership should not actively prevent multiplayer from being added later.</w:t>
        </w:r>
      </w:ins>
    </w:p>
    <w:p w14:paraId="00001303">
      <w:pPr>
        <w:ind w:left="720" w:firstLine="720"/>
        <w:rPr/>
      </w:pPr>
      <w:ins w:id="3803" w:author="Claude" w:date="2026-04-21T00:00:00Z">
        <w:r>
          <w:rPr>
            <w:rtl w:val="0"/>
          </w:rPr>
          <w:t xml:space="preserve">The game engine and primary programming language have not been finalised and are not specified in this document. This requirements document is engine-agnostic and describes system behaviour rather than implementation. Engine selection is a technical constraint that will be captured in the design document.</w:t>
        </w:r>
      </w:ins>
    </w:p>
    <w:p w14:paraId="00001304">
      <w:pPr>
        <w:ind w:left="720" w:firstLine="720"/>
        <w:rPr/>
      </w:pPr>
      <w:ins w:id="3804" w:author="Claude" w:date="2026-04-21T00:00:00Z">
        <w:r>
          <w:rPr>
            <w:rtl w:val="0"/>
          </w:rPr>
          <w:t xml:space="preserve">It is assumed that the player has a basic familiarity with factory-building or survival-crafting games. The game does not need to explain concepts such as item inputs and outputs from first principles, but it must still communicate the specifics of how its systems behave clearly through UI and feedback.</w:t>
        </w:r>
      </w:ins>
    </w:p>
    <w:p w14:paraId="000001E2" w:rsidR="00000000">
      <w:pPr>
        <w:pStyle w:val="Heading1"/>
        <w:numPr>
          <w:ilvl w:val="0"/>
          <w:numId w:val="2"/>
        </w:numPr>
        <w:spacing w:before="0" w:beforeAutospacing="0"/>
        <w:ind w:left="720" w:hanging="360"/>
        <w:rPr>
          <w:b w:val="1"/>
          <w:bCs w:val="1"/>
        </w:rPr>
      </w:pPr>
      <w:bookmarkStart w:colFirst="0" w:colLast="0" w:name="_d0nri0sq1bcg" w:id="19"/>
      <w:bookmarkEnd w:id="19"/>
      <w:r>
        <w:rPr>
          <w:b w:val="1"/>
          <w:bCs w:val="1"/>
          <w:rtl w:val="0"/>
        </w:rPr>
        <w:t xml:space="preserve">Open Questions and Undecided Areas</w:t>
      </w:r>
    </w:p>
    <w:p w14:paraId="00001401">
      <w:pPr>
        <w:ind w:left="720" w:firstLine="720"/>
        <w:rPr/>
      </w:pPr>
      <w:ins w:id="3901" w:author="Claude" w:date="2026-04-21T00:00:00Z">
        <w:r>
          <w:rPr>
            <w:rtl w:val="0"/>
          </w:rPr>
          <w:t xml:space="preserve">The following questions are explicitly unresolved and must be answered before or during design. They have been surfaced throughout this document and are consolidated here for visibility.</w:t>
        </w:r>
      </w:ins>
    </w:p>
    <w:p w14:paraId="00001402">
      <w:pPr>
        <w:ind w:left="720" w:firstLine="720"/>
        <w:rPr/>
      </w:pPr>
      <w:ins w:id="3902" w:author="Claude" w:date="2026-04-21T00:00:00Z">
        <w:r>
          <w:rPr>
            <w:b w:val="1"/>
            <w:bCs w:val="1"/>
            <w:rtl w:val="0"/>
          </w:rPr>
          <w:t xml:space="preserve">Camera perspective.</w:t>
        </w:r>
        <w:r>
          <w:rPr>
            <w:rtl w:val="0"/>
          </w:rPr>
          <w:t xml:space="preserve"> Should the game use a top-down or isometric view, or a third-person perspective? This decision significantly affects the feel of exploration, construction, and combat and must be resolved before prototyping begins.</w:t>
        </w:r>
      </w:ins>
    </w:p>
    <w:p w14:paraId="00001403">
      <w:pPr>
        <w:ind w:left="720" w:firstLine="720"/>
        <w:rPr/>
      </w:pPr>
      <w:ins w:id="3903" w:author="Claude" w:date="2026-04-21T00:00:00Z">
        <w:r>
          <w:rPr>
            <w:b w:val="1"/>
            <w:bCs w:val="1"/>
            <w:rtl w:val="0"/>
          </w:rPr>
          <w:t xml:space="preserve">Structural integrity model.</w:t>
        </w:r>
        <w:r>
          <w:rPr>
            <w:rtl w:val="0"/>
          </w:rPr>
          <w:t xml:space="preserve"> Should the game use connectivity-only placement rules (Option A) or simulate load and stress (Option B)? Option A is recommended for V1 but the decision should be confirmed.</w:t>
        </w:r>
      </w:ins>
    </w:p>
    <w:p w14:paraId="00001404">
      <w:pPr>
        <w:ind w:left="720" w:firstLine="720"/>
        <w:rPr/>
      </w:pPr>
      <w:ins w:id="3904" w:author="Claude" w:date="2026-04-21T00:00:00Z">
        <w:r>
          <w:rPr>
            <w:b w:val="1"/>
            <w:bCs w:val="1"/>
            <w:rtl w:val="0"/>
          </w:rPr>
          <w:t xml:space="preserve">Power shortage behavior.</w:t>
        </w:r>
        <w:r>
          <w:rPr>
            <w:rtl w:val="0"/>
          </w:rPr>
          <w:t xml:space="preserve"> Should a power shortage slow all consumers proportionally, or should a priority system protect critical machines such as turrets? The priority system is more complex to implement and reason about but creates more interesting defensive decisions.</w:t>
        </w:r>
      </w:ins>
    </w:p>
    <w:p w14:paraId="00001405">
      <w:pPr>
        <w:ind w:left="720" w:firstLine="720"/>
        <w:rPr/>
      </w:pPr>
      <w:ins w:id="3905" w:author="Claude" w:date="2026-04-21T00:00:00Z">
        <w:r>
          <w:rPr>
            <w:b w:val="1"/>
            <w:bCs w:val="1"/>
            <w:rtl w:val="0"/>
          </w:rPr>
          <w:t xml:space="preserve">Multi-grid alignment.</w:t>
        </w:r>
        <w:r>
          <w:rPr>
            <w:rtl w:val="0"/>
          </w:rPr>
          <w:t xml:space="preserve"> Can a construct span two foundation grids with different alignments, and if so how is the conflict resolved? Or are separate grids always independent and never mergeable?</w:t>
        </w:r>
      </w:ins>
    </w:p>
    <w:p w14:paraId="00001406">
      <w:pPr>
        <w:ind w:left="720" w:firstLine="720"/>
        <w:rPr/>
      </w:pPr>
      <w:ins w:id="3906" w:author="Claude" w:date="2026-04-21T00:00:00Z">
        <w:r>
          <w:rPr>
            <w:b w:val="1"/>
            <w:bCs w:val="1"/>
            <w:rtl w:val="0"/>
          </w:rPr>
          <w:t xml:space="preserve">Progression model.</w:t>
        </w:r>
        <w:r>
          <w:rPr>
            <w:rtl w:val="0"/>
          </w:rPr>
          <w:t xml:space="preserve"> Should progression use a dedicated research infrastructure with science packs, or a simpler production milestone system? The milestone system is recommended for V1 but has not been finalised.</w:t>
        </w:r>
      </w:ins>
    </w:p>
    <w:p w14:paraId="00001407">
      <w:pPr>
        <w:ind w:left="720" w:firstLine="720"/>
        <w:rPr/>
      </w:pPr>
      <w:ins w:id="3907" w:author="Claude" w:date="2026-04-21T00:00:00Z">
        <w:r>
          <w:rPr>
            <w:b w:val="1"/>
            <w:bCs w:val="1"/>
            <w:rtl w:val="0"/>
          </w:rPr>
          <w:t xml:space="preserve">Vehicle docking and power sharing.</w:t>
        </w:r>
        <w:r>
          <w:rPr>
            <w:rtl w:val="0"/>
          </w:rPr>
          <w:t xml:space="preserve"> When a vehicle docks with a base, should their power networks be able to merge? This has implications for vehicle design as power batteries and base power reserves could be shared.</w:t>
        </w:r>
      </w:ins>
    </w:p>
    <w:p w14:paraId="00001408">
      <w:pPr>
        <w:ind w:left="720" w:firstLine="720"/>
        <w:rPr/>
      </w:pPr>
      <w:ins w:id="3908" w:author="Claude" w:date="2026-04-21T00:00:00Z">
        <w:r>
          <w:rPr>
            <w:b w:val="1"/>
            <w:bCs w:val="1"/>
            <w:rtl w:val="0"/>
          </w:rPr>
          <w:t xml:space="preserve">Item drops on block destruction.</w:t>
        </w:r>
        <w:r>
          <w:rPr>
            <w:rtl w:val="0"/>
          </w:rPr>
          <w:t xml:space="preserve"> Should enemies destroying blocks return any materials to the world as item drops, or are those materials simply lost? This affects how costly enemy raids feel and how quickly a damaged base can be rebuilt.</w:t>
        </w:r>
      </w:ins>
    </w:p>
    <w:p w14:paraId="00001409">
      <w:pPr>
        <w:ind w:left="720" w:firstLine="720"/>
        <w:rPr/>
      </w:pPr>
      <w:ins w:id="3909" w:author="Claude" w:date="2026-04-21T00:00:00Z">
        <w:r>
          <w:rPr>
            <w:b w:val="1"/>
            <w:bCs w:val="1"/>
            <w:rtl w:val="0"/>
          </w:rPr>
          <w:t xml:space="preserve">Overview section.</w:t>
        </w:r>
        <w:r>
          <w:rPr>
            <w:rtl w:val="0"/>
          </w:rPr>
          <w:t xml:space="preserve"> The Overview section at the top of this document currently contains only a placeholder. It should be filled with a brief one-paragraph summary of the game suitable for use as an elevator pitch or project header.</w:t>
        </w:r>
      </w:ins>
    </w:p>
    <w:p w:rsidR="00000000" w:rsidDel="00000000" w:rsidP="00000000" w:rsidRDefault="00000000" w:rsidRPr="00000000" w14:paraId="000001B8">
      <w:pPr>
        <w:numPr>
          <w:ilvl w:val="1"/>
          <w:numId w:val="7"/>
        </w:numPr>
        <w:ind w:left="1440" w:hanging="360"/>
        <w:rPr/>
      </w:pPr>
      <w:r>
        <w:rPr>
          <w:rtl w:val="0"/>
        </w:rPr>
        <w:t xml:space="preserve">Resources</w:t>
      </w:r>
    </w:p>
    <w:p w:rsidR="00000000" w:rsidDel="00000000" w:rsidP="00000000" w:rsidRDefault="00000000" w:rsidRPr="00000000" w14:paraId="000001B9">
      <w:pPr>
        <w:numPr>
          <w:ilvl w:val="2"/>
          <w:numId w:val="7"/>
        </w:numPr>
        <w:ind w:left="2160" w:hanging="360"/>
        <w:rPr>
          <w:u w:val="none"/>
        </w:rPr>
      </w:pPr>
      <w:r>
        <w:rPr>
          <w:rtl w:val="0"/>
        </w:rPr>
        <w:t xml:space="preserve">Raw resources</w:t>
      </w:r>
    </w:p>
    <w:p w:rsidR="00000000" w:rsidDel="00000000" w:rsidP="00000000" w:rsidRDefault="00000000" w:rsidRPr="00000000" w14:paraId="000001BA">
      <w:pPr>
        <w:numPr>
          <w:ilvl w:val="2"/>
          <w:numId w:val="7"/>
        </w:numPr>
        <w:ind w:left="2160" w:hanging="360"/>
      </w:pPr>
      <w:r>
        <w:rPr>
          <w:rtl w:val="0"/>
        </w:rPr>
        <w:t xml:space="preserve">progression gating (push into enemy territory to find more, rarer, and higher quality ore nodes)</w:t>
      </w:r>
    </w:p>
    <w:p w:rsidR="00000000" w:rsidDel="00000000" w:rsidP="00000000" w:rsidRDefault="00000000" w:rsidRPr="00000000" w14:paraId="000001BB">
      <w:pPr>
        <w:numPr>
          <w:ilvl w:val="1"/>
          <w:numId w:val="7"/>
        </w:numPr>
        <w:ind w:left="1440" w:hanging="360"/>
        <w:rPr/>
      </w:pPr>
      <w:r>
        <w:rPr>
          <w:rtl w:val="0"/>
        </w:rPr>
        <w:t xml:space="preserve">Crafting and production</w:t>
      </w:r>
    </w:p>
    <w:p w:rsidR="00000000" w:rsidDel="00000000" w:rsidP="00000000" w:rsidRDefault="00000000" w:rsidRPr="00000000" w14:paraId="000001BC">
      <w:pPr>
        <w:numPr>
          <w:ilvl w:val="2"/>
          <w:numId w:val="7"/>
        </w:numPr>
        <w:ind w:left="2160" w:hanging="360"/>
        <w:rPr>
          <w:u w:val="none"/>
        </w:rPr>
      </w:pPr>
      <w:r>
        <w:rPr>
          <w:rtl w:val="0"/>
        </w:rPr>
        <w:t xml:space="preserve">Recipes</w:t>
      </w:r>
    </w:p>
    <w:p w:rsidR="00000000" w:rsidDel="00000000" w:rsidP="00000000" w:rsidRDefault="00000000" w:rsidRPr="00000000" w14:paraId="000001BD">
      <w:pPr>
        <w:numPr>
          <w:ilvl w:val="2"/>
          <w:numId w:val="7"/>
        </w:numPr>
        <w:ind w:left="2160" w:hanging="360"/>
        <w:rPr>
          <w:u w:val="none"/>
        </w:rPr>
      </w:pPr>
      <w:r>
        <w:rPr>
          <w:rtl w:val="0"/>
        </w:rPr>
        <w:t xml:space="preserve">Crafting locations</w:t>
      </w:r>
    </w:p>
    <w:p w:rsidR="00000000" w:rsidDel="00000000" w:rsidP="00000000" w:rsidRDefault="00000000" w:rsidRPr="00000000" w14:paraId="000001BE">
      <w:pPr>
        <w:numPr>
          <w:ilvl w:val="2"/>
          <w:numId w:val="7"/>
        </w:numPr>
        <w:ind w:left="2160" w:hanging="360"/>
        <w:rPr>
          <w:u w:val="none"/>
        </w:rPr>
      </w:pPr>
      <w:r>
        <w:rPr>
          <w:rtl w:val="0"/>
        </w:rPr>
        <w:t xml:space="preserve">Processing chains</w:t>
      </w:r>
    </w:p>
    <w:p w:rsidR="00000000" w:rsidDel="00000000" w:rsidP="00000000" w:rsidRDefault="00000000" w:rsidRPr="00000000" w14:paraId="000001BF">
      <w:pPr>
        <w:numPr>
          <w:ilvl w:val="2"/>
          <w:numId w:val="7"/>
        </w:numPr>
        <w:ind w:left="2160" w:hanging="360"/>
        <w:rPr>
          <w:u w:val="none"/>
        </w:rPr>
      </w:pPr>
      <w:r>
        <w:rPr>
          <w:rtl w:val="0"/>
        </w:rPr>
        <w:t xml:space="preserve">automation vs manual crafting</w:t>
      </w:r>
    </w:p>
    <w:p w:rsidR="00000000" w:rsidDel="00000000" w:rsidP="00000000" w:rsidRDefault="00000000" w:rsidRPr="00000000" w14:paraId="000001C0">
      <w:pPr>
        <w:numPr>
          <w:ilvl w:val="2"/>
          <w:numId w:val="7"/>
        </w:numPr>
        <w:ind w:left="2160" w:hanging="360"/>
      </w:pPr>
      <w:r>
        <w:rPr>
          <w:rtl w:val="0"/>
        </w:rPr>
        <w:t xml:space="preserve">progression gating (craft n amount of certain items to unlock something)</w:t>
      </w:r>
    </w:p>
    <w:p w:rsidR="00000000" w:rsidDel="00000000" w:rsidP="00000000" w:rsidRDefault="00000000" w:rsidRPr="00000000" w14:paraId="000001C1">
      <w:pPr>
        <w:numPr>
          <w:ilvl w:val="0"/>
          <w:numId w:val="7"/>
        </w:numPr>
        <w:ind w:left="720" w:hanging="360"/>
        <w:rPr>
          <w:b w:val="1"/>
          <w:bCs w:val="1"/>
          <w:u w:val="none"/>
        </w:rPr>
      </w:pPr>
      <w:r>
        <w:rPr>
          <w:b w:val="1"/>
          <w:bCs w:val="1"/>
          <w:rtl w:val="0"/>
        </w:rPr>
        <w:t xml:space="preserve">Progression</w:t>
      </w:r>
    </w:p>
    <w:p w:rsidR="00000000" w:rsidDel="00000000" w:rsidP="00000000" w:rsidRDefault="00000000" w:rsidRPr="00000000" w14:paraId="000001C2">
      <w:pPr>
        <w:numPr>
          <w:ilvl w:val="1"/>
          <w:numId w:val="7"/>
        </w:numPr>
        <w:ind w:left="1440" w:hanging="360"/>
      </w:pPr>
      <w:r>
        <w:rPr>
          <w:rtl w:val="0"/>
        </w:rPr>
        <w:t xml:space="preserve">unlockable tiers</w:t>
      </w:r>
    </w:p>
    <w:p w:rsidR="00000000" w:rsidDel="00000000" w:rsidP="00000000" w:rsidRDefault="00000000" w:rsidRPr="00000000" w14:paraId="000001C3">
      <w:pPr>
        <w:numPr>
          <w:ilvl w:val="1"/>
          <w:numId w:val="7"/>
        </w:numPr>
        <w:ind w:left="1440" w:hanging="360"/>
      </w:pPr>
      <w:r>
        <w:rPr>
          <w:rtl w:val="0"/>
        </w:rPr>
        <w:t xml:space="preserve">research costs</w:t>
      </w:r>
    </w:p>
    <w:p w:rsidR="00000000" w:rsidDel="00000000" w:rsidP="00000000" w:rsidRDefault="00000000" w:rsidRPr="00000000" w14:paraId="000001C4">
      <w:pPr>
        <w:numPr>
          <w:ilvl w:val="1"/>
          <w:numId w:val="7"/>
        </w:numPr>
        <w:ind w:left="1440" w:hanging="360"/>
      </w:pPr>
      <w:r>
        <w:rPr>
          <w:rtl w:val="0"/>
        </w:rPr>
        <w:t xml:space="preserve">dependencies</w:t>
      </w:r>
    </w:p>
    <w:p w:rsidR="00000000" w:rsidDel="00000000" w:rsidP="00000000" w:rsidRDefault="00000000" w:rsidRPr="00000000" w14:paraId="000001C5">
      <w:pPr>
        <w:numPr>
          <w:ilvl w:val="1"/>
          <w:numId w:val="7"/>
        </w:numPr>
        <w:ind w:left="1440" w:hanging="360"/>
      </w:pPr>
      <w:r>
        <w:rPr>
          <w:rtl w:val="0"/>
        </w:rPr>
        <w:t xml:space="preserve">what new tiers enable</w:t>
      </w:r>
    </w:p>
    <w:p w:rsidR="00000000" w:rsidDel="00000000" w:rsidP="00000000" w:rsidRDefault="00000000" w:rsidRPr="00000000" w14:paraId="000001C6">
      <w:pPr>
        <w:numPr>
          <w:ilvl w:val="1"/>
          <w:numId w:val="7"/>
        </w:numPr>
        <w:ind w:left="1440" w:hanging="360"/>
      </w:pPr>
      <w:r>
        <w:rPr>
          <w:rtl w:val="0"/>
        </w:rPr>
        <w:t xml:space="preserve">pacing expectations</w:t>
      </w:r>
    </w:p>
    <w:p w:rsidR="00000000" w:rsidDel="00000000" w:rsidP="00000000" w:rsidRDefault="00000000" w:rsidRPr="00000000" w14:paraId="000001C7">
      <w:pPr>
        <w:numPr>
          <w:ilvl w:val="0"/>
          <w:numId w:val="7"/>
        </w:numPr>
        <w:ind w:left="720" w:hanging="360"/>
        <w:rPr>
          <w:b w:val="1"/>
          <w:bCs w:val="1"/>
        </w:rPr>
      </w:pPr>
      <w:r>
        <w:rPr>
          <w:b w:val="1"/>
          <w:bCs w:val="1"/>
          <w:rtl w:val="0"/>
        </w:rPr>
        <w:t xml:space="preserve">Player Interaction</w:t>
      </w:r>
    </w:p>
    <w:p w:rsidR="00000000" w:rsidDel="00000000" w:rsidP="00000000" w:rsidRDefault="00000000" w:rsidRPr="00000000" w14:paraId="000001C8">
      <w:pPr>
        <w:numPr>
          <w:ilvl w:val="1"/>
          <w:numId w:val="7"/>
        </w:numPr>
        <w:ind w:left="1440" w:hanging="360"/>
        <w:rPr/>
      </w:pPr>
      <w:r>
        <w:rPr>
          <w:rtl w:val="0"/>
        </w:rPr>
        <w:t xml:space="preserve">build mode</w:t>
      </w:r>
    </w:p>
    <w:p w:rsidR="00000000" w:rsidDel="00000000" w:rsidP="00000000" w:rsidRDefault="00000000" w:rsidRPr="00000000" w14:paraId="000001C9">
      <w:pPr>
        <w:numPr>
          <w:ilvl w:val="1"/>
          <w:numId w:val="7"/>
        </w:numPr>
        <w:ind w:left="1440" w:hanging="360"/>
        <w:rPr/>
      </w:pPr>
      <w:r>
        <w:rPr>
          <w:rtl w:val="0"/>
        </w:rPr>
        <w:t xml:space="preserve">selection</w:t>
      </w:r>
    </w:p>
    <w:p w:rsidR="00000000" w:rsidDel="00000000" w:rsidP="00000000" w:rsidRDefault="00000000" w:rsidRPr="00000000" w14:paraId="000001CA">
      <w:pPr>
        <w:numPr>
          <w:ilvl w:val="1"/>
          <w:numId w:val="7"/>
        </w:numPr>
        <w:ind w:left="1440" w:hanging="360"/>
        <w:rPr/>
      </w:pPr>
      <w:r>
        <w:rPr>
          <w:rtl w:val="0"/>
        </w:rPr>
        <w:t xml:space="preserve">placement preview / ghost blocks</w:t>
      </w:r>
    </w:p>
    <w:p w:rsidR="00000000" w:rsidDel="00000000" w:rsidP="00000000" w:rsidRDefault="00000000" w:rsidRPr="00000000" w14:paraId="000001CB">
      <w:pPr>
        <w:numPr>
          <w:ilvl w:val="1"/>
          <w:numId w:val="7"/>
        </w:numPr>
        <w:ind w:left="1440" w:hanging="360"/>
        <w:rPr/>
      </w:pPr>
      <w:r>
        <w:rPr>
          <w:rtl w:val="0"/>
        </w:rPr>
        <w:t xml:space="preserve">dismantling</w:t>
      </w:r>
    </w:p>
    <w:p w:rsidR="00000000" w:rsidDel="00000000" w:rsidP="00000000" w:rsidRDefault="00000000" w:rsidRPr="00000000" w14:paraId="000001CC">
      <w:pPr>
        <w:numPr>
          <w:ilvl w:val="1"/>
          <w:numId w:val="7"/>
        </w:numPr>
        <w:ind w:left="1440" w:hanging="360"/>
        <w:rPr/>
      </w:pPr>
      <w:r>
        <w:rPr>
          <w:rtl w:val="0"/>
        </w:rPr>
        <w:t xml:space="preserve">repairing</w:t>
      </w:r>
    </w:p>
    <w:p w:rsidR="00000000" w:rsidDel="00000000" w:rsidP="00000000" w:rsidRDefault="00000000" w:rsidRPr="00000000" w14:paraId="000001CD">
      <w:pPr>
        <w:numPr>
          <w:ilvl w:val="1"/>
          <w:numId w:val="7"/>
        </w:numPr>
        <w:ind w:left="1440" w:hanging="360"/>
        <w:rPr/>
      </w:pPr>
      <w:r>
        <w:rPr>
          <w:rtl w:val="0"/>
        </w:rPr>
        <w:t xml:space="preserve">interacting with machines</w:t>
      </w:r>
    </w:p>
    <w:p w:rsidR="00000000" w:rsidDel="00000000" w:rsidP="00000000" w:rsidRDefault="00000000" w:rsidRPr="00000000" w14:paraId="000001CE">
      <w:pPr>
        <w:numPr>
          <w:ilvl w:val="1"/>
          <w:numId w:val="7"/>
        </w:numPr>
        <w:ind w:left="1440" w:hanging="360"/>
        <w:rPr/>
      </w:pPr>
      <w:r>
        <w:rPr>
          <w:rtl w:val="0"/>
        </w:rPr>
        <w:t xml:space="preserve">entering/exiting vehicles</w:t>
      </w:r>
    </w:p>
    <w:p w:rsidR="00000000" w:rsidDel="00000000" w:rsidP="00000000" w:rsidRDefault="00000000" w:rsidRPr="00000000" w14:paraId="000001CF">
      <w:pPr>
        <w:numPr>
          <w:ilvl w:val="1"/>
          <w:numId w:val="7"/>
        </w:numPr>
        <w:ind w:left="1440" w:hanging="360"/>
        <w:rPr/>
      </w:pPr>
      <w:r>
        <w:rPr>
          <w:rtl w:val="0"/>
        </w:rPr>
        <w:t xml:space="preserve">UI expectations</w:t>
      </w:r>
    </w:p>
    <w:p w:rsidR="00000000" w:rsidDel="00000000" w:rsidP="00000000" w:rsidRDefault="00000000" w:rsidRPr="00000000" w14:paraId="000001D0">
      <w:pPr>
        <w:numPr>
          <w:ilvl w:val="0"/>
          <w:numId w:val="7"/>
        </w:numPr>
        <w:ind w:left="720" w:hanging="360"/>
        <w:rPr>
          <w:b w:val="1"/>
          <w:bCs w:val="1"/>
          <w:u w:val="none"/>
        </w:rPr>
      </w:pPr>
      <w:r>
        <w:rPr>
          <w:b w:val="1"/>
          <w:bCs w:val="1"/>
          <w:rtl w:val="0"/>
        </w:rPr>
        <w:t xml:space="preserve">Save/Load</w:t>
      </w:r>
    </w:p>
    <w:p w:rsidR="00000000" w:rsidDel="00000000" w:rsidP="00000000" w:rsidRDefault="00000000" w:rsidRPr="00000000" w14:paraId="000001D1">
      <w:pPr>
        <w:numPr>
          <w:ilvl w:val="1"/>
          <w:numId w:val="7"/>
        </w:numPr>
        <w:ind w:left="1440" w:hanging="360"/>
        <w:rPr/>
      </w:pPr>
      <w:r>
        <w:rPr>
          <w:rtl w:val="0"/>
        </w:rPr>
        <w:t xml:space="preserve">what gets saved</w:t>
      </w:r>
    </w:p>
    <w:p w:rsidR="00000000" w:rsidDel="00000000" w:rsidP="00000000" w:rsidRDefault="00000000" w:rsidRPr="00000000" w14:paraId="000001D2">
      <w:pPr>
        <w:numPr>
          <w:ilvl w:val="1"/>
          <w:numId w:val="7"/>
        </w:numPr>
        <w:ind w:left="1440" w:hanging="360"/>
        <w:rPr/>
      </w:pPr>
      <w:r>
        <w:rPr>
          <w:rtl w:val="0"/>
        </w:rPr>
        <w:t xml:space="preserve">block states</w:t>
      </w:r>
    </w:p>
    <w:p w:rsidR="00000000" w:rsidDel="00000000" w:rsidP="00000000" w:rsidRDefault="00000000" w:rsidRPr="00000000" w14:paraId="000001D3">
      <w:pPr>
        <w:numPr>
          <w:ilvl w:val="1"/>
          <w:numId w:val="7"/>
        </w:numPr>
        <w:ind w:left="1440" w:hanging="360"/>
        <w:rPr/>
      </w:pPr>
      <w:r>
        <w:rPr>
          <w:rtl w:val="0"/>
        </w:rPr>
        <w:t xml:space="preserve">inventories</w:t>
      </w:r>
    </w:p>
    <w:p w:rsidR="00000000" w:rsidDel="00000000" w:rsidP="00000000" w:rsidRDefault="00000000" w:rsidRPr="00000000" w14:paraId="000001D4">
      <w:pPr>
        <w:numPr>
          <w:ilvl w:val="1"/>
          <w:numId w:val="7"/>
        </w:numPr>
        <w:ind w:left="1440" w:hanging="360"/>
        <w:rPr/>
      </w:pPr>
      <w:r>
        <w:rPr>
          <w:rtl w:val="0"/>
        </w:rPr>
        <w:t xml:space="preserve">machine progress</w:t>
      </w:r>
    </w:p>
    <w:p w:rsidR="00000000" w:rsidDel="00000000" w:rsidP="00000000" w:rsidRDefault="00000000" w:rsidRPr="00000000" w14:paraId="000001D5">
      <w:pPr>
        <w:numPr>
          <w:ilvl w:val="1"/>
          <w:numId w:val="7"/>
        </w:numPr>
        <w:ind w:left="1440" w:hanging="360"/>
        <w:rPr/>
      </w:pPr>
      <w:r>
        <w:rPr>
          <w:rtl w:val="0"/>
        </w:rPr>
        <w:t xml:space="preserve">networks</w:t>
      </w:r>
    </w:p>
    <w:p w:rsidR="00000000" w:rsidDel="00000000" w:rsidP="00000000" w:rsidRDefault="00000000" w:rsidRPr="00000000" w14:paraId="000001D6">
      <w:pPr>
        <w:numPr>
          <w:ilvl w:val="1"/>
          <w:numId w:val="7"/>
        </w:numPr>
        <w:ind w:left="1440" w:hanging="360"/>
        <w:rPr/>
      </w:pPr>
      <w:r>
        <w:rPr>
          <w:rtl w:val="0"/>
        </w:rPr>
        <w:t xml:space="preserve">player position</w:t>
      </w:r>
    </w:p>
    <w:p w:rsidR="00000000" w:rsidDel="00000000" w:rsidP="00000000" w:rsidRDefault="00000000" w:rsidRPr="00000000" w14:paraId="000001D7">
      <w:pPr>
        <w:numPr>
          <w:ilvl w:val="1"/>
          <w:numId w:val="7"/>
        </w:numPr>
        <w:ind w:left="1440" w:hanging="360"/>
        <w:rPr/>
      </w:pPr>
      <w:r>
        <w:rPr>
          <w:rtl w:val="0"/>
        </w:rPr>
        <w:t xml:space="preserve">world modifications</w:t>
      </w:r>
    </w:p>
    <w:p w:rsidR="00000000" w:rsidDel="00000000" w:rsidP="00000000" w:rsidRDefault="00000000" w:rsidRPr="00000000" w14:paraId="000001D8">
      <w:pPr>
        <w:rPr/>
      </w:pPr>
      <w:r>
        <w:rPr>
          <w:rtl w:val="0"/>
        </w:rPr>
      </w:r>
    </w:p>
    <w:p w:rsidR="00000000" w:rsidDel="00000000" w:rsidP="00000000" w:rsidRDefault="00000000" w:rsidRPr="00000000" w14:paraId="000001D9">
      <w:pPr>
        <w:pStyle w:val="Heading1"/>
        <w:numPr>
          <w:ilvl w:val="0"/>
          <w:numId w:val="2"/>
        </w:numPr>
        <w:spacing w:after="0" w:afterAutospacing="0"/>
        <w:ind w:left="720" w:hanging="360"/>
        <w:rPr>
          <w:b w:val="1"/>
          <w:bCs w:val="1"/>
        </w:rPr>
      </w:pPr>
      <w:bookmarkStart w:colFirst="0" w:colLast="0" w:name="_otw747rnjr9p" w:id="20"/>
      <w:bookmarkEnd w:id="20"/>
      <w:r>
        <w:rPr>
          <w:b w:val="1"/>
          <w:bCs w:val="1"/>
          <w:rtl w:val="0"/>
        </w:rPr>
        <w:t xml:space="preserve">Non-Functional Requirements</w:t>
      </w:r>
    </w:p>
    <w:p w:rsidR="00000000" w:rsidDel="00000000" w:rsidP="00000000" w:rsidRDefault="00000000" w:rsidRPr="00000000" w14:paraId="000001DA">
      <w:pPr>
        <w:numPr>
          <w:ilvl w:val="1"/>
          <w:numId w:val="2"/>
        </w:numPr>
        <w:ind w:left="1440" w:hanging="360"/>
      </w:pPr>
      <w:r>
        <w:rPr>
          <w:rtl w:val="0"/>
        </w:rPr>
        <w:t xml:space="preserve">performance targets</w:t>
      </w:r>
    </w:p>
    <w:p w:rsidR="00000000" w:rsidDel="00000000" w:rsidP="00000000" w:rsidRDefault="00000000" w:rsidRPr="00000000" w14:paraId="000001DB">
      <w:pPr>
        <w:numPr>
          <w:ilvl w:val="1"/>
          <w:numId w:val="2"/>
        </w:numPr>
        <w:ind w:left="1440" w:hanging="360"/>
      </w:pPr>
      <w:r>
        <w:rPr>
          <w:rtl w:val="0"/>
        </w:rPr>
        <w:t xml:space="preserve">supported platforms</w:t>
      </w:r>
    </w:p>
    <w:p w:rsidR="00000000" w:rsidDel="00000000" w:rsidP="00000000" w:rsidRDefault="00000000" w:rsidRPr="00000000" w14:paraId="000001DC">
      <w:pPr>
        <w:numPr>
          <w:ilvl w:val="1"/>
          <w:numId w:val="2"/>
        </w:numPr>
        <w:ind w:left="1440" w:hanging="360"/>
      </w:pPr>
      <w:r>
        <w:rPr>
          <w:rtl w:val="0"/>
        </w:rPr>
        <w:t xml:space="preserve">save reliability</w:t>
      </w:r>
    </w:p>
    <w:p w:rsidR="00000000" w:rsidDel="00000000" w:rsidP="00000000" w:rsidRDefault="00000000" w:rsidRPr="00000000" w14:paraId="000001DD">
      <w:pPr>
        <w:numPr>
          <w:ilvl w:val="1"/>
          <w:numId w:val="2"/>
        </w:numPr>
        <w:ind w:left="1440" w:hanging="360"/>
      </w:pPr>
      <w:r>
        <w:rPr>
          <w:rtl w:val="0"/>
        </w:rPr>
        <w:t xml:space="preserve">modifiability/extensibility expectations</w:t>
      </w:r>
    </w:p>
    <w:p w:rsidR="00000000" w:rsidDel="00000000" w:rsidP="00000000" w:rsidRDefault="00000000" w:rsidRPr="00000000" w14:paraId="000001DE">
      <w:pPr>
        <w:numPr>
          <w:ilvl w:val="1"/>
          <w:numId w:val="2"/>
        </w:numPr>
        <w:ind w:left="1440" w:hanging="360"/>
      </w:pPr>
      <w:r>
        <w:rPr>
          <w:rtl w:val="0"/>
        </w:rPr>
        <w:t xml:space="preserve">scalability for large bases</w:t>
      </w:r>
    </w:p>
    <w:p w:rsidR="00000000" w:rsidDel="00000000" w:rsidP="00000000" w:rsidRDefault="00000000" w:rsidRPr="00000000" w14:paraId="000001DF">
      <w:pPr>
        <w:numPr>
          <w:ilvl w:val="1"/>
          <w:numId w:val="2"/>
        </w:numPr>
        <w:ind w:left="1440" w:hanging="360"/>
      </w:pPr>
      <w:r>
        <w:rPr>
          <w:rtl w:val="0"/>
        </w:rPr>
        <w:t xml:space="preserve">usability expectations</w:t>
      </w:r>
    </w:p>
    <w:p w:rsidR="00000000" w:rsidDel="00000000" w:rsidP="00000000" w:rsidRDefault="00000000" w:rsidRPr="00000000" w14:paraId="000001E0">
      <w:pPr>
        <w:numPr>
          <w:ilvl w:val="1"/>
          <w:numId w:val="2"/>
        </w:numPr>
        <w:spacing w:after="0" w:afterAutospacing="0"/>
        <w:ind w:left="1440" w:hanging="360"/>
      </w:pPr>
      <w:r>
        <w:rPr>
          <w:rtl w:val="0"/>
        </w:rPr>
        <w:t xml:space="preserve">failure handling</w:t>
      </w:r>
    </w:p>
    <w:p w:rsidR="00000000" w:rsidDel="00000000" w:rsidP="00000000" w:rsidRDefault="00000000" w:rsidRPr="00000000" w14:paraId="000001E1">
      <w:pPr>
        <w:pStyle w:val="Heading1"/>
        <w:numPr>
          <w:ilvl w:val="0"/>
          <w:numId w:val="2"/>
        </w:numPr>
        <w:spacing w:after="0" w:afterAutospacing="0" w:before="0" w:beforeAutospacing="0"/>
        <w:ind w:left="720" w:hanging="360"/>
        <w:rPr>
          <w:b w:val="1"/>
          <w:bCs w:val="1"/>
        </w:rPr>
      </w:pPr>
      <w:bookmarkStart w:colFirst="0" w:colLast="0" w:name="_vsu9nxftk8vu" w:id="21"/>
      <w:bookmarkEnd w:id="21"/>
      <w:r>
        <w:rPr>
          <w:b w:val="1"/>
          <w:bCs w:val="1"/>
          <w:rtl w:val="0"/>
        </w:rPr>
        <w:t xml:space="preserve">Constraints and Assumptions</w:t>
      </w:r>
    </w:p>
    <w:p w:rsidR="00000000" w:rsidDel="00000000" w:rsidP="00000000" w:rsidRDefault="00000000" w:rsidRPr="00000000" w14:paraId="000001E2">
      <w:pPr>
        <w:pStyle w:val="Heading1"/>
        <w:numPr>
          <w:ilvl w:val="0"/>
          <w:numId w:val="2"/>
        </w:numPr>
        <w:spacing w:before="0" w:beforeAutospacing="0"/>
        <w:ind w:left="720" w:hanging="360"/>
        <w:rPr>
          <w:b w:val="1"/>
          <w:bCs w:val="1"/>
        </w:rPr>
      </w:pPr>
      <w:bookmarkStart w:colFirst="0" w:colLast="0" w:name="_d0nri0sq1bcg" w:id="22"/>
      <w:bookmarkEnd w:id="22"/>
      <w:r>
        <w:rPr>
          <w:b w:val="1"/>
          <w:bCs w:val="1"/>
          <w:rtl w:val="0"/>
        </w:rPr>
        <w:t xml:space="preserve">Open Questions and Undecided Areas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